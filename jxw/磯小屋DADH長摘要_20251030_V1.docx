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98B26" w14:textId="77777777" w:rsidR="007A75B5" w:rsidRPr="007A75B5" w:rsidRDefault="007A75B5" w:rsidP="007A75B5">
      <w:pPr>
        <w:jc w:val="center"/>
        <w:rPr>
          <w:rFonts w:ascii="Times New Roman" w:eastAsia="標楷體" w:hAnsi="Times New Roman" w:cs="Times New Roman"/>
        </w:rPr>
      </w:pPr>
      <w:r w:rsidRPr="007A75B5">
        <w:rPr>
          <w:rFonts w:ascii="Times New Roman" w:eastAsia="標楷體" w:hAnsi="Times New Roman" w:cs="Times New Roman"/>
          <w:b/>
          <w:bCs/>
        </w:rPr>
        <w:t>應用社會機器人於博物館展覽與互動－以磯永吉小屋百周年展為例</w:t>
      </w:r>
    </w:p>
    <w:p w14:paraId="17019D83" w14:textId="4F4403D7" w:rsidR="00C244A9" w:rsidRDefault="007A75B5" w:rsidP="00A04421">
      <w:pPr>
        <w:spacing w:line="240" w:lineRule="auto"/>
        <w:jc w:val="center"/>
        <w:rPr>
          <w:rFonts w:ascii="Times New Roman" w:eastAsia="標楷體" w:hAnsi="Times New Roman" w:cs="Times New Roman"/>
        </w:rPr>
      </w:pPr>
      <w:r w:rsidRPr="000D484A">
        <w:rPr>
          <w:rFonts w:ascii="Times New Roman" w:eastAsia="標楷體" w:hAnsi="Times New Roman" w:cs="Times New Roman"/>
        </w:rPr>
        <w:t>林廣琦</w:t>
      </w:r>
      <w:r w:rsidR="00325CAB" w:rsidRPr="00325CAB">
        <w:rPr>
          <w:rFonts w:ascii="Times New Roman" w:eastAsia="標楷體" w:hAnsi="Times New Roman" w:cs="Times New Roman" w:hint="eastAsia"/>
          <w:vertAlign w:val="superscript"/>
        </w:rPr>
        <w:t>a</w:t>
      </w:r>
    </w:p>
    <w:p w14:paraId="0605C8F0" w14:textId="7C315FCC" w:rsidR="003502AE" w:rsidRDefault="00EC43D9" w:rsidP="00A04421">
      <w:pPr>
        <w:spacing w:line="240" w:lineRule="auto"/>
        <w:jc w:val="center"/>
        <w:rPr>
          <w:rFonts w:ascii="Times New Roman" w:eastAsia="標楷體" w:hAnsi="Times New Roman" w:cs="Times New Roman"/>
        </w:rPr>
      </w:pPr>
      <w:hyperlink r:id="rId6" w:history="1">
        <w:r w:rsidRPr="003D4B91">
          <w:rPr>
            <w:rStyle w:val="af2"/>
            <w:rFonts w:ascii="Times New Roman" w:eastAsia="標楷體" w:hAnsi="Times New Roman" w:cs="Times New Roman" w:hint="eastAsia"/>
          </w:rPr>
          <w:t>ccaseylin@gmail.com</w:t>
        </w:r>
      </w:hyperlink>
    </w:p>
    <w:p w14:paraId="1375A7CD" w14:textId="2A876B1A" w:rsidR="00325CAB" w:rsidRDefault="007A75B5" w:rsidP="00A04421">
      <w:pPr>
        <w:spacing w:line="240" w:lineRule="auto"/>
        <w:jc w:val="center"/>
        <w:rPr>
          <w:rFonts w:ascii="Times New Roman" w:eastAsia="標楷體" w:hAnsi="Times New Roman" w:cs="Times New Roman"/>
        </w:rPr>
      </w:pPr>
      <w:r w:rsidRPr="000D484A">
        <w:rPr>
          <w:rFonts w:ascii="Times New Roman" w:eastAsia="標楷體" w:hAnsi="Times New Roman" w:cs="Times New Roman"/>
        </w:rPr>
        <w:t>張閎鈞</w:t>
      </w:r>
      <w:r w:rsidR="00D47E16" w:rsidRPr="00F14A2D">
        <w:rPr>
          <w:rFonts w:ascii="Times New Roman" w:eastAsia="標楷體" w:hAnsi="Times New Roman" w:cs="Times New Roman" w:hint="eastAsia"/>
          <w:vertAlign w:val="superscript"/>
        </w:rPr>
        <w:t>b</w:t>
      </w:r>
    </w:p>
    <w:p w14:paraId="58ACF4BF" w14:textId="438785FA" w:rsidR="00D65925" w:rsidRDefault="00D65925" w:rsidP="00A04421">
      <w:pPr>
        <w:spacing w:line="240" w:lineRule="auto"/>
        <w:jc w:val="center"/>
        <w:rPr>
          <w:rFonts w:ascii="Times New Roman" w:eastAsia="標楷體" w:hAnsi="Times New Roman" w:cs="Times New Roman"/>
        </w:rPr>
      </w:pPr>
      <w:hyperlink r:id="rId7" w:history="1">
        <w:r w:rsidRPr="003D4B91">
          <w:rPr>
            <w:rStyle w:val="af2"/>
            <w:rFonts w:ascii="Times New Roman" w:eastAsia="標楷體" w:hAnsi="Times New Roman" w:cs="Times New Roman"/>
          </w:rPr>
          <w:t>r13227136</w:t>
        </w:r>
        <w:r w:rsidRPr="003D4B91">
          <w:rPr>
            <w:rStyle w:val="af2"/>
            <w:rFonts w:ascii="Times New Roman" w:eastAsia="標楷體" w:hAnsi="Times New Roman" w:cs="Times New Roman" w:hint="eastAsia"/>
          </w:rPr>
          <w:t>@ntu.edu.tw</w:t>
        </w:r>
      </w:hyperlink>
    </w:p>
    <w:p w14:paraId="5C7E8FE7" w14:textId="5A8F8EFA" w:rsidR="00D65925" w:rsidRDefault="007A75B5" w:rsidP="00A04421">
      <w:pPr>
        <w:spacing w:line="240" w:lineRule="auto"/>
        <w:jc w:val="center"/>
        <w:rPr>
          <w:rFonts w:ascii="Times New Roman" w:eastAsia="標楷體" w:hAnsi="Times New Roman" w:cs="Times New Roman"/>
        </w:rPr>
      </w:pPr>
      <w:r w:rsidRPr="000D484A">
        <w:rPr>
          <w:rFonts w:ascii="Times New Roman" w:eastAsia="標楷體" w:hAnsi="Times New Roman" w:cs="Times New Roman"/>
        </w:rPr>
        <w:t>林維真</w:t>
      </w:r>
      <w:r w:rsidR="00D47E16" w:rsidRPr="00F14A2D">
        <w:rPr>
          <w:rFonts w:ascii="Times New Roman" w:eastAsia="標楷體" w:hAnsi="Times New Roman" w:cs="Times New Roman" w:hint="eastAsia"/>
          <w:vertAlign w:val="superscript"/>
        </w:rPr>
        <w:t>ac</w:t>
      </w:r>
    </w:p>
    <w:p w14:paraId="470C05C3" w14:textId="2B724838" w:rsidR="00D65925" w:rsidRDefault="00923CA4" w:rsidP="00A04421">
      <w:pPr>
        <w:spacing w:line="240" w:lineRule="auto"/>
        <w:jc w:val="center"/>
        <w:rPr>
          <w:rFonts w:ascii="Times New Roman" w:eastAsia="標楷體" w:hAnsi="Times New Roman" w:cs="Times New Roman"/>
        </w:rPr>
      </w:pPr>
      <w:hyperlink r:id="rId8" w:history="1">
        <w:r w:rsidRPr="003D4B91">
          <w:rPr>
            <w:rStyle w:val="af2"/>
            <w:rFonts w:ascii="Times New Roman" w:eastAsia="標楷體" w:hAnsi="Times New Roman" w:cs="Times New Roman" w:hint="eastAsia"/>
          </w:rPr>
          <w:t>vjlin@ntu.edu.tw</w:t>
        </w:r>
      </w:hyperlink>
    </w:p>
    <w:p w14:paraId="7A07C3DB" w14:textId="7E197A10" w:rsidR="007A75B5" w:rsidRDefault="007A75B5" w:rsidP="00A04421">
      <w:pPr>
        <w:spacing w:line="240" w:lineRule="auto"/>
        <w:jc w:val="center"/>
        <w:rPr>
          <w:rFonts w:ascii="Times New Roman" w:eastAsia="標楷體" w:hAnsi="Times New Roman" w:cs="Times New Roman"/>
        </w:rPr>
      </w:pPr>
      <w:r w:rsidRPr="000D484A">
        <w:rPr>
          <w:rFonts w:ascii="Times New Roman" w:eastAsia="標楷體" w:hAnsi="Times New Roman" w:cs="Times New Roman"/>
        </w:rPr>
        <w:t>岳修平</w:t>
      </w:r>
      <w:proofErr w:type="spellStart"/>
      <w:r w:rsidR="00F14A2D" w:rsidRPr="00F14A2D">
        <w:rPr>
          <w:rFonts w:ascii="Times New Roman" w:eastAsia="標楷體" w:hAnsi="Times New Roman" w:cs="Times New Roman" w:hint="eastAsia"/>
          <w:vertAlign w:val="superscript"/>
        </w:rPr>
        <w:t>abd</w:t>
      </w:r>
      <w:proofErr w:type="spellEnd"/>
    </w:p>
    <w:p w14:paraId="3BAF4E0E" w14:textId="1BBF3895" w:rsidR="00376AF5" w:rsidRDefault="00376AF5" w:rsidP="00A04421">
      <w:pPr>
        <w:spacing w:line="240" w:lineRule="auto"/>
        <w:jc w:val="center"/>
        <w:rPr>
          <w:rFonts w:ascii="Times New Roman" w:eastAsia="標楷體" w:hAnsi="Times New Roman" w:cs="Times New Roman"/>
        </w:rPr>
      </w:pPr>
      <w:hyperlink r:id="rId9" w:history="1">
        <w:r w:rsidRPr="003D4B91">
          <w:rPr>
            <w:rStyle w:val="af2"/>
            <w:rFonts w:ascii="Times New Roman" w:eastAsia="標楷體" w:hAnsi="Times New Roman" w:cs="Times New Roman" w:hint="eastAsia"/>
          </w:rPr>
          <w:t>yueh@ntu.edu.tw</w:t>
        </w:r>
      </w:hyperlink>
    </w:p>
    <w:p w14:paraId="0D8EFDCA" w14:textId="77777777" w:rsidR="00F14A2D" w:rsidRDefault="00A04421" w:rsidP="007A75B5">
      <w:pPr>
        <w:jc w:val="center"/>
        <w:rPr>
          <w:rFonts w:ascii="Times New Roman" w:eastAsia="標楷體" w:hAnsi="Times New Roman" w:cs="Times New Roman"/>
        </w:rPr>
      </w:pPr>
      <w:r w:rsidRPr="00D47E16">
        <w:rPr>
          <w:rFonts w:ascii="Times New Roman" w:eastAsia="標楷體" w:hAnsi="Times New Roman" w:cs="Times New Roman" w:hint="eastAsia"/>
          <w:vertAlign w:val="superscript"/>
        </w:rPr>
        <w:t>a</w:t>
      </w:r>
      <w:r>
        <w:rPr>
          <w:rFonts w:ascii="Times New Roman" w:eastAsia="標楷體" w:hAnsi="Times New Roman" w:cs="Times New Roman" w:hint="eastAsia"/>
        </w:rPr>
        <w:t>國立臺灣大學數位人文研究中心</w:t>
      </w:r>
      <w:r w:rsidR="00DE3035">
        <w:rPr>
          <w:rFonts w:ascii="Times New Roman" w:eastAsia="標楷體" w:hAnsi="Times New Roman" w:cs="Times New Roman" w:hint="eastAsia"/>
        </w:rPr>
        <w:t>；</w:t>
      </w:r>
      <w:r w:rsidR="00DE3035" w:rsidRPr="00D47E16">
        <w:rPr>
          <w:rFonts w:ascii="Times New Roman" w:eastAsia="標楷體" w:hAnsi="Times New Roman" w:cs="Times New Roman" w:hint="eastAsia"/>
          <w:vertAlign w:val="superscript"/>
        </w:rPr>
        <w:t>b</w:t>
      </w:r>
      <w:r w:rsidR="00DE3035">
        <w:rPr>
          <w:rFonts w:ascii="Times New Roman" w:eastAsia="標楷體" w:hAnsi="Times New Roman" w:cs="Times New Roman" w:hint="eastAsia"/>
        </w:rPr>
        <w:t>國立臺灣大學心理學系；</w:t>
      </w:r>
    </w:p>
    <w:p w14:paraId="57E2DAF0" w14:textId="326CA8A8" w:rsidR="00376AF5" w:rsidRPr="00376AF5" w:rsidRDefault="00DE3035" w:rsidP="007A75B5">
      <w:pPr>
        <w:jc w:val="center"/>
        <w:rPr>
          <w:rFonts w:ascii="Times New Roman" w:eastAsia="標楷體" w:hAnsi="Times New Roman" w:cs="Times New Roman"/>
        </w:rPr>
      </w:pPr>
      <w:r w:rsidRPr="00D47E16">
        <w:rPr>
          <w:rFonts w:ascii="Times New Roman" w:eastAsia="標楷體" w:hAnsi="Times New Roman" w:cs="Times New Roman" w:hint="eastAsia"/>
          <w:vertAlign w:val="superscript"/>
        </w:rPr>
        <w:t>c</w:t>
      </w:r>
      <w:r>
        <w:rPr>
          <w:rFonts w:ascii="Times New Roman" w:eastAsia="標楷體" w:hAnsi="Times New Roman" w:cs="Times New Roman" w:hint="eastAsia"/>
        </w:rPr>
        <w:t>國立</w:t>
      </w:r>
      <w:r w:rsidR="00DD4866">
        <w:rPr>
          <w:rFonts w:ascii="Times New Roman" w:eastAsia="標楷體" w:hAnsi="Times New Roman" w:cs="Times New Roman" w:hint="eastAsia"/>
        </w:rPr>
        <w:t>臺</w:t>
      </w:r>
      <w:r>
        <w:rPr>
          <w:rFonts w:ascii="Times New Roman" w:eastAsia="標楷體" w:hAnsi="Times New Roman" w:cs="Times New Roman" w:hint="eastAsia"/>
        </w:rPr>
        <w:t>灣大學圖書資訊學系</w:t>
      </w:r>
      <w:r w:rsidR="00DD4866">
        <w:rPr>
          <w:rFonts w:ascii="Times New Roman" w:eastAsia="標楷體" w:hAnsi="Times New Roman" w:cs="Times New Roman" w:hint="eastAsia"/>
        </w:rPr>
        <w:t>；</w:t>
      </w:r>
      <w:r w:rsidR="00DD4866" w:rsidRPr="00D47E16">
        <w:rPr>
          <w:rFonts w:ascii="Times New Roman" w:eastAsia="標楷體" w:hAnsi="Times New Roman" w:cs="Times New Roman" w:hint="eastAsia"/>
          <w:vertAlign w:val="superscript"/>
        </w:rPr>
        <w:t>d</w:t>
      </w:r>
      <w:r w:rsidR="00DD4866">
        <w:rPr>
          <w:rFonts w:ascii="Times New Roman" w:eastAsia="標楷體" w:hAnsi="Times New Roman" w:cs="Times New Roman" w:hint="eastAsia"/>
        </w:rPr>
        <w:t>國立臺灣大學生物產業傳播暨發展學系</w:t>
      </w:r>
    </w:p>
    <w:p w14:paraId="4C1E3E0A" w14:textId="2F05A4D7" w:rsidR="007A75B5" w:rsidDel="001D1C69" w:rsidRDefault="007A75B5" w:rsidP="001D1C69">
      <w:pPr>
        <w:spacing w:after="120"/>
        <w:ind w:firstLine="482"/>
        <w:rPr>
          <w:del w:id="0" w:author="Weijane Lin" w:date="2025-10-31T23:24:00Z" w16du:dateUtc="2025-10-31T15:24:00Z"/>
          <w:rFonts w:ascii="Times New Roman" w:eastAsia="標楷體" w:hAnsi="Times New Roman" w:cs="Times New Roman"/>
        </w:rPr>
      </w:pPr>
    </w:p>
    <w:p w14:paraId="09864250" w14:textId="77777777" w:rsidR="001D1C69" w:rsidRPr="000D484A" w:rsidRDefault="001D1C69">
      <w:pPr>
        <w:spacing w:after="120"/>
        <w:ind w:firstLine="482"/>
        <w:rPr>
          <w:ins w:id="1" w:author="Weijane Lin" w:date="2025-10-31T23:24:00Z" w16du:dateUtc="2025-10-31T15:24:00Z"/>
          <w:rFonts w:ascii="Times New Roman" w:eastAsia="標楷體" w:hAnsi="Times New Roman" w:cs="Times New Roman"/>
        </w:rPr>
        <w:pPrChange w:id="2" w:author="Weijane Lin" w:date="2025-10-31T23:24:00Z" w16du:dateUtc="2025-10-31T15:24:00Z">
          <w:pPr/>
        </w:pPrChange>
      </w:pPr>
    </w:p>
    <w:p w14:paraId="214652D6" w14:textId="101FE13D" w:rsidR="00222D2A" w:rsidRPr="00222D2A" w:rsidRDefault="00222D2A">
      <w:pPr>
        <w:spacing w:after="120"/>
        <w:ind w:firstLine="482"/>
        <w:rPr>
          <w:rFonts w:ascii="Times New Roman" w:eastAsia="標楷體" w:hAnsi="Times New Roman" w:cs="Times New Roman"/>
        </w:rPr>
        <w:pPrChange w:id="3" w:author="Weijane Lin" w:date="2025-10-31T23:24:00Z" w16du:dateUtc="2025-10-31T15:24:00Z">
          <w:pPr>
            <w:ind w:firstLine="480"/>
          </w:pPr>
        </w:pPrChange>
      </w:pPr>
      <w:r w:rsidRPr="00222D2A">
        <w:rPr>
          <w:rFonts w:ascii="Times New Roman" w:eastAsia="標楷體" w:hAnsi="Times New Roman" w:cs="Times New Roman"/>
        </w:rPr>
        <w:t>隨著科技的發展，博物館場域導入數位科技的方式與不同的載具，豐富觀眾的觀展體驗。利用各種創新的互動科技如：虛擬實境、擴增實境與機器人等應用於展覽與服務之中，除了增加參觀的互動性與趣味性，也可以讓觀眾以更多的感官學習展品的相關知識，提升觀展的學習成效。機器人也在博物館中扮演重要的角色，像是進行特定展品的介紹、展場導覽、問答互動等。機器人能透過對話、肢體動作及情緒表達與觀眾建立互動關係，進而提高觀眾的參與感與學習成效。而高互動性設計是博物館機器人提升參觀者參與感的基石，包括了機器人的形態設計、表情系統以及多模態互動方式，這些元素共同作用於參觀者的情感投入與認知參與。本研究設計一套展覽互動機器人系統，整合了磯小屋展覽內容、語音辨識、大語言模型生成、文字轉語音及視覺表情顯示等資料與技術，運用實體機器人在觀眾參觀完展覽後，與之進行問答與聊天互動，加深觀眾對於展覽的學習與印象，實現與觀眾的多模態互動體驗。利用與機器人進行參觀後回顧性的互動，提升觀眾對於博物館的學習體驗。</w:t>
      </w:r>
    </w:p>
    <w:p w14:paraId="21E4ACAB" w14:textId="45F1AC13" w:rsidR="00222D2A" w:rsidRPr="000D484A" w:rsidRDefault="00222D2A">
      <w:pPr>
        <w:spacing w:after="120"/>
        <w:ind w:firstLine="482"/>
        <w:rPr>
          <w:rFonts w:ascii="Times New Roman" w:eastAsia="標楷體" w:hAnsi="Times New Roman" w:cs="Times New Roman"/>
        </w:rPr>
        <w:pPrChange w:id="4" w:author="Weijane Lin" w:date="2025-10-31T23:24:00Z" w16du:dateUtc="2025-10-31T15:24:00Z">
          <w:pPr>
            <w:ind w:firstLine="480"/>
          </w:pPr>
        </w:pPrChange>
      </w:pPr>
      <w:r w:rsidRPr="00BF528B">
        <w:rPr>
          <w:rFonts w:ascii="Times New Roman" w:eastAsia="標楷體" w:hAnsi="Times New Roman" w:cs="Times New Roman" w:hint="eastAsia"/>
          <w:rPrChange w:id="5" w:author="Weijane Lin" w:date="2025-10-31T22:53:00Z" w16du:dateUtc="2025-10-31T14:53:00Z">
            <w:rPr>
              <w:rFonts w:ascii="Times New Roman" w:eastAsia="標楷體" w:hAnsi="Times New Roman" w:cs="Times New Roman" w:hint="eastAsia"/>
              <w:color w:val="E97132" w:themeColor="accent2"/>
            </w:rPr>
          </w:rPrChange>
        </w:rPr>
        <w:t>本研究</w:t>
      </w:r>
      <w:r w:rsidR="00BF528B" w:rsidRPr="00BF528B">
        <w:rPr>
          <w:rFonts w:ascii="Times New Roman" w:eastAsia="標楷體" w:hAnsi="Times New Roman" w:cs="Times New Roman" w:hint="eastAsia"/>
          <w:rPrChange w:id="6" w:author="Weijane Lin" w:date="2025-10-31T22:53:00Z" w16du:dateUtc="2025-10-31T14:53:00Z">
            <w:rPr>
              <w:rFonts w:ascii="Times New Roman" w:eastAsia="標楷體" w:hAnsi="Times New Roman" w:cs="Times New Roman" w:hint="eastAsia"/>
              <w:color w:val="E97132" w:themeColor="accent2"/>
            </w:rPr>
          </w:rPrChange>
        </w:rPr>
        <w:t>以</w:t>
      </w:r>
      <w:r w:rsidRPr="00BF528B">
        <w:rPr>
          <w:rFonts w:ascii="Times New Roman" w:eastAsia="標楷體" w:hAnsi="Times New Roman" w:cs="Times New Roman" w:hint="eastAsia"/>
          <w:rPrChange w:id="7" w:author="Weijane Lin" w:date="2025-10-31T22:53:00Z" w16du:dateUtc="2025-10-31T14:53:00Z">
            <w:rPr>
              <w:rFonts w:ascii="Times New Roman" w:eastAsia="標楷體" w:hAnsi="Times New Roman" w:cs="Times New Roman" w:hint="eastAsia"/>
              <w:color w:val="E97132" w:themeColor="accent2"/>
            </w:rPr>
          </w:rPrChange>
        </w:rPr>
        <w:t>國立臺灣大學</w:t>
      </w:r>
      <w:del w:id="8" w:author="Weijane Lin" w:date="2025-10-31T23:17:00Z" w16du:dateUtc="2025-10-31T15:17:00Z">
        <w:r w:rsidRPr="00BF528B" w:rsidDel="00EB24C7">
          <w:rPr>
            <w:rFonts w:ascii="Times New Roman" w:eastAsia="標楷體" w:hAnsi="Times New Roman" w:cs="Times New Roman" w:hint="eastAsia"/>
            <w:rPrChange w:id="9" w:author="Weijane Lin" w:date="2025-10-31T22:53:00Z" w16du:dateUtc="2025-10-31T14:53:00Z">
              <w:rPr>
                <w:rFonts w:ascii="Times New Roman" w:eastAsia="標楷體" w:hAnsi="Times New Roman" w:cs="Times New Roman" w:hint="eastAsia"/>
                <w:color w:val="E97132" w:themeColor="accent2"/>
              </w:rPr>
            </w:rPrChange>
          </w:rPr>
          <w:delText>「</w:delText>
        </w:r>
      </w:del>
      <w:r w:rsidRPr="00BF528B">
        <w:rPr>
          <w:rFonts w:ascii="Times New Roman" w:eastAsia="標楷體" w:hAnsi="Times New Roman" w:cs="Times New Roman" w:hint="eastAsia"/>
          <w:rPrChange w:id="10" w:author="Weijane Lin" w:date="2025-10-31T22:53:00Z" w16du:dateUtc="2025-10-31T14:53:00Z">
            <w:rPr>
              <w:rFonts w:ascii="Times New Roman" w:eastAsia="標楷體" w:hAnsi="Times New Roman" w:cs="Times New Roman" w:hint="eastAsia"/>
              <w:color w:val="E97132" w:themeColor="accent2"/>
            </w:rPr>
          </w:rPrChange>
        </w:rPr>
        <w:t>磯永吉小屋</w:t>
      </w:r>
      <w:del w:id="11" w:author="Weijane Lin" w:date="2025-10-31T23:17:00Z" w16du:dateUtc="2025-10-31T15:17:00Z">
        <w:r w:rsidR="00BF528B" w:rsidRPr="00BF528B" w:rsidDel="00EB24C7">
          <w:rPr>
            <w:rFonts w:ascii="Times New Roman" w:eastAsia="標楷體" w:hAnsi="Times New Roman" w:cs="Times New Roman" w:hint="eastAsia"/>
            <w:rPrChange w:id="12" w:author="Weijane Lin" w:date="2025-10-31T22:53:00Z" w16du:dateUtc="2025-10-31T14:53:00Z">
              <w:rPr>
                <w:rFonts w:ascii="Times New Roman" w:eastAsia="標楷體" w:hAnsi="Times New Roman" w:cs="Times New Roman" w:hint="eastAsia"/>
                <w:color w:val="E97132" w:themeColor="accent2"/>
              </w:rPr>
            </w:rPrChange>
          </w:rPr>
          <w:delText>博物館</w:delText>
        </w:r>
        <w:r w:rsidR="00EB24C7" w:rsidRPr="00BF528B" w:rsidDel="00EB24C7">
          <w:rPr>
            <w:rFonts w:ascii="Times New Roman" w:eastAsia="標楷體" w:hAnsi="Times New Roman" w:cs="Times New Roman" w:hint="eastAsia"/>
            <w:rPrChange w:id="13" w:author="Weijane Lin" w:date="2025-10-31T22:53:00Z" w16du:dateUtc="2025-10-31T14:53:00Z">
              <w:rPr>
                <w:rFonts w:ascii="Times New Roman" w:eastAsia="標楷體" w:hAnsi="Times New Roman" w:cs="Times New Roman" w:hint="eastAsia"/>
                <w:color w:val="E97132" w:themeColor="accent2"/>
              </w:rPr>
            </w:rPrChange>
          </w:rPr>
          <w:delText>」</w:delText>
        </w:r>
      </w:del>
      <w:ins w:id="14" w:author="Weijane Lin" w:date="2025-10-31T23:17:00Z" w16du:dateUtc="2025-10-31T15:17:00Z">
        <w:r w:rsidR="00EB24C7">
          <w:rPr>
            <w:rFonts w:ascii="Times New Roman" w:eastAsia="標楷體" w:hAnsi="Times New Roman" w:cs="Times New Roman" w:hint="eastAsia"/>
          </w:rPr>
          <w:t>（舊高等農林學校）</w:t>
        </w:r>
      </w:ins>
      <w:r w:rsidR="00BF528B" w:rsidRPr="00BF528B">
        <w:rPr>
          <w:rFonts w:ascii="Times New Roman" w:eastAsia="標楷體" w:hAnsi="Times New Roman" w:cs="Times New Roman" w:hint="eastAsia"/>
          <w:rPrChange w:id="15" w:author="Weijane Lin" w:date="2025-10-31T22:53:00Z" w16du:dateUtc="2025-10-31T14:53:00Z">
            <w:rPr>
              <w:rFonts w:ascii="Times New Roman" w:eastAsia="標楷體" w:hAnsi="Times New Roman" w:cs="Times New Roman" w:hint="eastAsia"/>
              <w:color w:val="E97132" w:themeColor="accent2"/>
            </w:rPr>
          </w:rPrChange>
        </w:rPr>
        <w:t>為研究場域</w:t>
      </w:r>
      <w:r w:rsidRPr="00BF528B">
        <w:rPr>
          <w:rFonts w:ascii="Times New Roman" w:eastAsia="標楷體" w:hAnsi="Times New Roman" w:cs="Times New Roman" w:hint="eastAsia"/>
          <w:rPrChange w:id="16" w:author="Weijane Lin" w:date="2025-10-31T22:53:00Z" w16du:dateUtc="2025-10-31T14:53:00Z">
            <w:rPr>
              <w:rFonts w:ascii="Times New Roman" w:eastAsia="標楷體" w:hAnsi="Times New Roman" w:cs="Times New Roman" w:hint="eastAsia"/>
              <w:color w:val="E97132" w:themeColor="accent2"/>
            </w:rPr>
          </w:rPrChange>
        </w:rPr>
        <w:t>，</w:t>
      </w:r>
      <w:ins w:id="17" w:author="Weijane Lin" w:date="2025-10-31T23:18:00Z" w16du:dateUtc="2025-10-31T15:18:00Z">
        <w:r w:rsidR="00EB24C7">
          <w:rPr>
            <w:rFonts w:ascii="Times New Roman" w:eastAsia="標楷體" w:hAnsi="Times New Roman" w:cs="Times New Roman" w:hint="eastAsia"/>
          </w:rPr>
          <w:t>該館舍建於</w:t>
        </w:r>
        <w:r w:rsidR="00EB24C7">
          <w:rPr>
            <w:rFonts w:ascii="Times New Roman" w:eastAsia="標楷體" w:hAnsi="Times New Roman" w:cs="Times New Roman"/>
          </w:rPr>
          <w:t>1925</w:t>
        </w:r>
        <w:r w:rsidR="00EB24C7">
          <w:rPr>
            <w:rFonts w:ascii="Times New Roman" w:eastAsia="標楷體" w:hAnsi="Times New Roman" w:cs="Times New Roman" w:hint="eastAsia"/>
          </w:rPr>
          <w:t>年，是臺北帝大前身－臺北高等農林學校實習農場最早期之建物</w:t>
        </w:r>
      </w:ins>
      <w:ins w:id="18" w:author="Weijane Lin" w:date="2025-10-31T23:19:00Z" w16du:dateUtc="2025-10-31T15:19:00Z">
        <w:r w:rsidR="00EB24C7">
          <w:rPr>
            <w:rFonts w:ascii="Times New Roman" w:eastAsia="標楷體" w:hAnsi="Times New Roman" w:cs="Times New Roman" w:hint="eastAsia"/>
          </w:rPr>
          <w:t>，</w:t>
        </w:r>
        <w:r w:rsidR="00EB24C7">
          <w:rPr>
            <w:rFonts w:ascii="Times New Roman" w:eastAsia="標楷體" w:hAnsi="Times New Roman" w:cs="Times New Roman"/>
          </w:rPr>
          <w:t>2009</w:t>
        </w:r>
        <w:r w:rsidR="00EB24C7">
          <w:rPr>
            <w:rFonts w:ascii="Times New Roman" w:eastAsia="標楷體" w:hAnsi="Times New Roman" w:cs="Times New Roman" w:hint="eastAsia"/>
          </w:rPr>
          <w:t>年經臺北市政府公告為直轄市定古蹟（</w:t>
        </w:r>
      </w:ins>
      <w:ins w:id="19" w:author="Weijane Lin" w:date="2025-10-31T23:23:00Z" w16du:dateUtc="2025-10-31T15:23:00Z">
        <w:r w:rsidR="001D1C69">
          <w:rPr>
            <w:rFonts w:ascii="Times New Roman" w:eastAsia="標楷體" w:hAnsi="Times New Roman" w:cs="Times New Roman" w:hint="eastAsia"/>
          </w:rPr>
          <w:t>磯永吉學會</w:t>
        </w:r>
      </w:ins>
      <w:ins w:id="20" w:author="Weijane Lin" w:date="2025-10-31T23:20:00Z" w16du:dateUtc="2025-10-31T15:20:00Z">
        <w:r w:rsidR="00EB24C7">
          <w:rPr>
            <w:rFonts w:ascii="Times New Roman" w:eastAsia="標楷體" w:hAnsi="Times New Roman" w:cs="Times New Roman" w:hint="eastAsia"/>
          </w:rPr>
          <w:t>，</w:t>
        </w:r>
      </w:ins>
      <w:ins w:id="21" w:author="Weijane Lin" w:date="2025-10-31T23:23:00Z" w16du:dateUtc="2025-10-31T15:23:00Z">
        <w:r w:rsidR="001D1C69">
          <w:rPr>
            <w:rFonts w:ascii="Times New Roman" w:eastAsia="標楷體" w:hAnsi="Times New Roman" w:cs="Times New Roman"/>
          </w:rPr>
          <w:t>2025</w:t>
        </w:r>
      </w:ins>
      <w:ins w:id="22" w:author="Weijane Lin" w:date="2025-10-31T23:19:00Z" w16du:dateUtc="2025-10-31T15:19:00Z">
        <w:r w:rsidR="00EB24C7">
          <w:rPr>
            <w:rFonts w:ascii="Times New Roman" w:eastAsia="標楷體" w:hAnsi="Times New Roman" w:cs="Times New Roman" w:hint="eastAsia"/>
          </w:rPr>
          <w:t>）。</w:t>
        </w:r>
      </w:ins>
      <w:ins w:id="23" w:author="Weijane Lin" w:date="2025-10-31T23:17:00Z" w16du:dateUtc="2025-10-31T15:17:00Z">
        <w:r w:rsidR="00EB24C7">
          <w:rPr>
            <w:rFonts w:ascii="Times New Roman" w:eastAsia="標楷體" w:hAnsi="Times New Roman" w:cs="Times New Roman" w:hint="eastAsia"/>
          </w:rPr>
          <w:t>由臺大農藝系師生</w:t>
        </w:r>
      </w:ins>
      <w:r w:rsidRPr="00222D2A">
        <w:rPr>
          <w:rFonts w:ascii="Times New Roman" w:eastAsia="標楷體" w:hAnsi="Times New Roman" w:cs="Times New Roman"/>
        </w:rPr>
        <w:t>配合磯</w:t>
      </w:r>
      <w:ins w:id="24" w:author="Weijane Lin" w:date="2025-10-31T22:53:00Z" w16du:dateUtc="2025-10-31T14:53:00Z">
        <w:r w:rsidR="00BF528B">
          <w:rPr>
            <w:rFonts w:ascii="Times New Roman" w:eastAsia="標楷體" w:hAnsi="Times New Roman" w:cs="Times New Roman" w:hint="eastAsia"/>
          </w:rPr>
          <w:t>永吉</w:t>
        </w:r>
      </w:ins>
      <w:r w:rsidRPr="00222D2A">
        <w:rPr>
          <w:rFonts w:ascii="Times New Roman" w:eastAsia="標楷體" w:hAnsi="Times New Roman" w:cs="Times New Roman"/>
        </w:rPr>
        <w:t>小屋百週年特展，進行機器人導覽</w:t>
      </w:r>
      <w:ins w:id="25" w:author="Weijane Lin" w:date="2025-10-31T22:53:00Z" w16du:dateUtc="2025-10-31T14:53:00Z">
        <w:r w:rsidR="00BF528B">
          <w:rPr>
            <w:rFonts w:ascii="Times New Roman" w:eastAsia="標楷體" w:hAnsi="Times New Roman" w:cs="Times New Roman" w:hint="eastAsia"/>
          </w:rPr>
          <w:t>並觀察</w:t>
        </w:r>
      </w:ins>
      <w:ins w:id="26" w:author="Weijane Lin" w:date="2025-10-31T22:54:00Z" w16du:dateUtc="2025-10-31T14:54:00Z">
        <w:r w:rsidR="00BF528B">
          <w:rPr>
            <w:rFonts w:ascii="Times New Roman" w:eastAsia="標楷體" w:hAnsi="Times New Roman" w:cs="Times New Roman" w:hint="eastAsia"/>
          </w:rPr>
          <w:t>實際觀眾與機器人</w:t>
        </w:r>
        <w:r w:rsidR="00BF528B">
          <w:rPr>
            <w:rFonts w:ascii="Times New Roman" w:eastAsia="標楷體" w:hAnsi="Times New Roman" w:cs="Times New Roman" w:hint="eastAsia"/>
          </w:rPr>
          <w:lastRenderedPageBreak/>
          <w:t>互動行為及回饋。</w:t>
        </w:r>
      </w:ins>
      <w:del w:id="27" w:author="Weijane Lin" w:date="2025-10-31T22:53:00Z" w16du:dateUtc="2025-10-31T14:53:00Z">
        <w:r w:rsidRPr="00222D2A" w:rsidDel="00BF528B">
          <w:rPr>
            <w:rFonts w:ascii="Times New Roman" w:eastAsia="標楷體" w:hAnsi="Times New Roman" w:cs="Times New Roman" w:hint="eastAsia"/>
          </w:rPr>
          <w:delText>後</w:delText>
        </w:r>
        <w:r w:rsidRPr="00222D2A" w:rsidDel="00BF528B">
          <w:rPr>
            <w:rFonts w:ascii="Times New Roman" w:eastAsia="標楷體" w:hAnsi="Times New Roman" w:cs="Times New Roman"/>
          </w:rPr>
          <w:delText>的</w:delText>
        </w:r>
      </w:del>
      <w:del w:id="28" w:author="Weijane Lin" w:date="2025-10-31T22:54:00Z" w16du:dateUtc="2025-10-31T14:54:00Z">
        <w:r w:rsidRPr="00222D2A" w:rsidDel="00BF528B">
          <w:rPr>
            <w:rFonts w:ascii="Times New Roman" w:eastAsia="標楷體" w:hAnsi="Times New Roman" w:cs="Times New Roman"/>
          </w:rPr>
          <w:delText>人機互動觀察與使用者回饋調查。</w:delText>
        </w:r>
      </w:del>
      <w:r w:rsidRPr="00222D2A">
        <w:rPr>
          <w:rFonts w:ascii="Times New Roman" w:eastAsia="標楷體" w:hAnsi="Times New Roman" w:cs="Times New Roman"/>
        </w:rPr>
        <w:t>磯</w:t>
      </w:r>
      <w:ins w:id="29" w:author="Weijane Lin" w:date="2025-10-31T22:54:00Z" w16du:dateUtc="2025-10-31T14:54:00Z">
        <w:r w:rsidR="00BF528B">
          <w:rPr>
            <w:rFonts w:ascii="Times New Roman" w:eastAsia="標楷體" w:hAnsi="Times New Roman" w:cs="Times New Roman" w:hint="eastAsia"/>
          </w:rPr>
          <w:t>永吉</w:t>
        </w:r>
      </w:ins>
      <w:r w:rsidRPr="00222D2A">
        <w:rPr>
          <w:rFonts w:ascii="Times New Roman" w:eastAsia="標楷體" w:hAnsi="Times New Roman" w:cs="Times New Roman" w:hint="eastAsia"/>
        </w:rPr>
        <w:t>小</w:t>
      </w:r>
      <w:r w:rsidRPr="00222D2A">
        <w:rPr>
          <w:rFonts w:ascii="Times New Roman" w:eastAsia="標楷體" w:hAnsi="Times New Roman" w:cs="Times New Roman"/>
        </w:rPr>
        <w:t>屋為臺灣農業具歷史與教育意義之</w:t>
      </w:r>
      <w:ins w:id="30" w:author="Weijane Lin" w:date="2025-10-31T22:54:00Z" w16du:dateUtc="2025-10-31T14:54:00Z">
        <w:r w:rsidR="00BF528B">
          <w:rPr>
            <w:rFonts w:ascii="Times New Roman" w:eastAsia="標楷體" w:hAnsi="Times New Roman" w:cs="Times New Roman" w:hint="eastAsia"/>
          </w:rPr>
          <w:t>重要</w:t>
        </w:r>
      </w:ins>
      <w:del w:id="31" w:author="Weijane Lin" w:date="2025-10-31T22:54:00Z" w16du:dateUtc="2025-10-31T14:54:00Z">
        <w:r w:rsidRPr="00222D2A" w:rsidDel="00BF528B">
          <w:rPr>
            <w:rFonts w:ascii="Times New Roman" w:eastAsia="標楷體" w:hAnsi="Times New Roman" w:cs="Times New Roman" w:hint="eastAsia"/>
          </w:rPr>
          <w:delText>場域</w:delText>
        </w:r>
      </w:del>
      <w:ins w:id="32" w:author="Weijane Lin" w:date="2025-10-31T22:54:00Z" w16du:dateUtc="2025-10-31T14:54:00Z">
        <w:r w:rsidR="00BF528B">
          <w:rPr>
            <w:rFonts w:ascii="Times New Roman" w:eastAsia="標楷體" w:hAnsi="Times New Roman" w:cs="Times New Roman" w:hint="eastAsia"/>
          </w:rPr>
          <w:t>場所，主要展示</w:t>
        </w:r>
      </w:ins>
      <w:ins w:id="33" w:author="Weijane Lin" w:date="2025-10-31T22:55:00Z" w16du:dateUtc="2025-10-31T14:55:00Z">
        <w:r w:rsidR="00BF528B">
          <w:rPr>
            <w:rFonts w:ascii="Times New Roman" w:eastAsia="標楷體" w:hAnsi="Times New Roman" w:cs="Times New Roman" w:hint="eastAsia"/>
          </w:rPr>
          <w:t>台灣米的科學發展歷程中，重要的研究人員</w:t>
        </w:r>
      </w:ins>
      <w:ins w:id="34" w:author="Weijane Lin" w:date="2025-10-31T22:56:00Z" w16du:dateUtc="2025-10-31T14:56:00Z">
        <w:r w:rsidR="00BF528B">
          <w:rPr>
            <w:rFonts w:ascii="Times New Roman" w:eastAsia="標楷體" w:hAnsi="Times New Roman" w:cs="Times New Roman" w:hint="eastAsia"/>
          </w:rPr>
          <w:t>磯永吉博士，以及農事與研發相關之</w:t>
        </w:r>
      </w:ins>
      <w:ins w:id="35" w:author="Weijane Lin" w:date="2025-10-31T22:55:00Z" w16du:dateUtc="2025-10-31T14:55:00Z">
        <w:r w:rsidR="00BF528B">
          <w:rPr>
            <w:rFonts w:ascii="Times New Roman" w:eastAsia="標楷體" w:hAnsi="Times New Roman" w:cs="Times New Roman" w:hint="eastAsia"/>
          </w:rPr>
          <w:t>文物</w:t>
        </w:r>
      </w:ins>
      <w:ins w:id="36" w:author="Weijane Lin" w:date="2025-10-31T22:56:00Z" w16du:dateUtc="2025-10-31T14:56:00Z">
        <w:r w:rsidR="00BF528B">
          <w:rPr>
            <w:rFonts w:ascii="Times New Roman" w:eastAsia="標楷體" w:hAnsi="Times New Roman" w:cs="Times New Roman" w:hint="eastAsia"/>
          </w:rPr>
          <w:t>證據</w:t>
        </w:r>
      </w:ins>
      <w:del w:id="37" w:author="Weijane Lin" w:date="2025-10-31T22:56:00Z" w16du:dateUtc="2025-10-31T14:56:00Z">
        <w:r w:rsidRPr="00222D2A" w:rsidDel="00BF528B">
          <w:rPr>
            <w:rFonts w:ascii="Times New Roman" w:eastAsia="標楷體" w:hAnsi="Times New Roman" w:cs="Times New Roman" w:hint="eastAsia"/>
          </w:rPr>
          <w:delText>，</w:delText>
        </w:r>
      </w:del>
      <w:ins w:id="38" w:author="Weijane Lin" w:date="2025-10-31T22:56:00Z" w16du:dateUtc="2025-10-31T14:56:00Z">
        <w:r w:rsidR="00BF528B">
          <w:rPr>
            <w:rFonts w:ascii="Times New Roman" w:eastAsia="標楷體" w:hAnsi="Times New Roman" w:cs="Times New Roman" w:hint="eastAsia"/>
          </w:rPr>
          <w:t>。</w:t>
        </w:r>
      </w:ins>
      <w:ins w:id="39" w:author="Weijane Lin" w:date="2025-10-31T22:57:00Z" w16du:dateUtc="2025-10-31T14:57:00Z">
        <w:r w:rsidR="00BF528B">
          <w:rPr>
            <w:rFonts w:ascii="Times New Roman" w:eastAsia="標楷體" w:hAnsi="Times New Roman" w:cs="Times New Roman" w:hint="eastAsia"/>
          </w:rPr>
          <w:t>百年</w:t>
        </w:r>
      </w:ins>
      <w:r w:rsidRPr="00222D2A">
        <w:rPr>
          <w:rFonts w:ascii="Times New Roman" w:eastAsia="標楷體" w:hAnsi="Times New Roman" w:cs="Times New Roman" w:hint="eastAsia"/>
        </w:rPr>
        <w:t>特</w:t>
      </w:r>
      <w:r w:rsidRPr="00222D2A">
        <w:rPr>
          <w:rFonts w:ascii="Times New Roman" w:eastAsia="標楷體" w:hAnsi="Times New Roman" w:cs="Times New Roman"/>
        </w:rPr>
        <w:t>展</w:t>
      </w:r>
      <w:ins w:id="40" w:author="Weijane Lin" w:date="2025-10-31T22:57:00Z" w16du:dateUtc="2025-10-31T14:57:00Z">
        <w:r w:rsidR="00BF528B">
          <w:rPr>
            <w:rFonts w:ascii="Times New Roman" w:eastAsia="標楷體" w:hAnsi="Times New Roman" w:cs="Times New Roman" w:hint="eastAsia"/>
          </w:rPr>
          <w:t>中</w:t>
        </w:r>
      </w:ins>
      <w:r w:rsidRPr="00222D2A">
        <w:rPr>
          <w:rFonts w:ascii="Times New Roman" w:eastAsia="標楷體" w:hAnsi="Times New Roman" w:cs="Times New Roman"/>
        </w:rPr>
        <w:t>共</w:t>
      </w:r>
      <w:ins w:id="41" w:author="Weijane Lin" w:date="2025-10-31T22:57:00Z" w16du:dateUtc="2025-10-31T14:57:00Z">
        <w:r w:rsidR="00BF528B">
          <w:rPr>
            <w:rFonts w:ascii="Times New Roman" w:eastAsia="標楷體" w:hAnsi="Times New Roman" w:cs="Times New Roman" w:hint="eastAsia"/>
          </w:rPr>
          <w:t>在磯永吉小屋</w:t>
        </w:r>
      </w:ins>
      <w:r w:rsidRPr="00222D2A">
        <w:rPr>
          <w:rFonts w:ascii="Times New Roman" w:eastAsia="標楷體" w:hAnsi="Times New Roman" w:cs="Times New Roman"/>
        </w:rPr>
        <w:t>規劃</w:t>
      </w:r>
      <w:ins w:id="42" w:author="Weijane Lin" w:date="2025-10-31T22:57:00Z" w16du:dateUtc="2025-10-31T14:57:00Z">
        <w:r w:rsidR="00BF528B">
          <w:rPr>
            <w:rFonts w:ascii="Times New Roman" w:eastAsia="標楷體" w:hAnsi="Times New Roman" w:cs="Times New Roman" w:hint="eastAsia"/>
          </w:rPr>
          <w:t>了</w:t>
        </w:r>
      </w:ins>
      <w:r w:rsidRPr="00222D2A">
        <w:rPr>
          <w:rFonts w:ascii="Times New Roman" w:eastAsia="標楷體" w:hAnsi="Times New Roman" w:cs="Times New Roman"/>
        </w:rPr>
        <w:t>四</w:t>
      </w:r>
      <w:del w:id="43" w:author="Weijane Lin" w:date="2025-10-31T22:57:00Z" w16du:dateUtc="2025-10-31T14:57:00Z">
        <w:r w:rsidRPr="00222D2A" w:rsidDel="00BF528B">
          <w:rPr>
            <w:rFonts w:ascii="Times New Roman" w:eastAsia="標楷體" w:hAnsi="Times New Roman" w:cs="Times New Roman" w:hint="eastAsia"/>
          </w:rPr>
          <w:delText>個</w:delText>
        </w:r>
      </w:del>
      <w:ins w:id="44" w:author="Weijane Lin" w:date="2025-10-31T22:57:00Z" w16du:dateUtc="2025-10-31T14:57:00Z">
        <w:r w:rsidR="00BF528B">
          <w:rPr>
            <w:rFonts w:ascii="Times New Roman" w:eastAsia="標楷體" w:hAnsi="Times New Roman" w:cs="Times New Roman" w:hint="eastAsia"/>
          </w:rPr>
          <w:t>大</w:t>
        </w:r>
      </w:ins>
      <w:r w:rsidRPr="00222D2A">
        <w:rPr>
          <w:rFonts w:ascii="Times New Roman" w:eastAsia="標楷體" w:hAnsi="Times New Roman" w:cs="Times New Roman"/>
        </w:rPr>
        <w:t>主題展區</w:t>
      </w:r>
      <w:del w:id="45" w:author="Weijane Lin" w:date="2025-10-31T22:57:00Z" w16du:dateUtc="2025-10-31T14:57:00Z">
        <w:r w:rsidRPr="00222D2A" w:rsidDel="00BF528B">
          <w:rPr>
            <w:rFonts w:ascii="Times New Roman" w:eastAsia="標楷體" w:hAnsi="Times New Roman" w:cs="Times New Roman"/>
          </w:rPr>
          <w:delText>，包括</w:delText>
        </w:r>
      </w:del>
      <w:r w:rsidRPr="00222D2A">
        <w:rPr>
          <w:rFonts w:ascii="Times New Roman" w:eastAsia="標楷體" w:hAnsi="Times New Roman" w:cs="Times New Roman"/>
        </w:rPr>
        <w:t>：「磯小屋的歷史」、「不同米種的介紹」、「過去與現代的種稻工具」以及「磯永吉與末永仁專區」，展覽</w:t>
      </w:r>
      <w:ins w:id="46" w:author="Weijane Lin" w:date="2025-10-31T22:58:00Z" w16du:dateUtc="2025-10-31T14:58:00Z">
        <w:r w:rsidR="00BF528B">
          <w:rPr>
            <w:rFonts w:ascii="Times New Roman" w:eastAsia="標楷體" w:hAnsi="Times New Roman" w:cs="Times New Roman" w:hint="eastAsia"/>
          </w:rPr>
          <w:t>完整</w:t>
        </w:r>
      </w:ins>
      <w:del w:id="47" w:author="Weijane Lin" w:date="2025-10-31T22:58:00Z" w16du:dateUtc="2025-10-31T14:58:00Z">
        <w:r w:rsidRPr="00222D2A" w:rsidDel="00BF528B">
          <w:rPr>
            <w:rFonts w:ascii="Times New Roman" w:eastAsia="標楷體" w:hAnsi="Times New Roman" w:cs="Times New Roman"/>
          </w:rPr>
          <w:delText>目的為</w:delText>
        </w:r>
      </w:del>
      <w:r w:rsidRPr="00222D2A">
        <w:rPr>
          <w:rFonts w:ascii="Times New Roman" w:eastAsia="標楷體" w:hAnsi="Times New Roman" w:cs="Times New Roman"/>
        </w:rPr>
        <w:t>呈現</w:t>
      </w:r>
      <w:ins w:id="48" w:author="Weijane Lin" w:date="2025-10-31T22:58:00Z" w16du:dateUtc="2025-10-31T14:58:00Z">
        <w:r w:rsidR="00BF528B">
          <w:rPr>
            <w:rFonts w:ascii="Times New Roman" w:eastAsia="標楷體" w:hAnsi="Times New Roman" w:cs="Times New Roman" w:hint="eastAsia"/>
          </w:rPr>
          <w:t>了</w:t>
        </w:r>
      </w:ins>
      <w:r w:rsidRPr="00222D2A">
        <w:rPr>
          <w:rFonts w:ascii="Times New Roman" w:eastAsia="標楷體" w:hAnsi="Times New Roman" w:cs="Times New Roman"/>
        </w:rPr>
        <w:t>臺灣蓬萊米演進、發展過程與重要人物的貢獻。</w:t>
      </w:r>
      <w:del w:id="49" w:author="Weijane Lin" w:date="2025-10-31T22:58:00Z" w16du:dateUtc="2025-10-31T14:58:00Z">
        <w:r w:rsidRPr="00222D2A" w:rsidDel="00BF528B">
          <w:rPr>
            <w:rFonts w:ascii="Times New Roman" w:eastAsia="標楷體" w:hAnsi="Times New Roman" w:cs="Times New Roman" w:hint="eastAsia"/>
          </w:rPr>
          <w:delText>磯小屋</w:delText>
        </w:r>
      </w:del>
      <w:ins w:id="50" w:author="Weijane Lin" w:date="2025-10-31T22:58:00Z" w16du:dateUtc="2025-10-31T14:58:00Z">
        <w:r w:rsidR="00BF528B">
          <w:rPr>
            <w:rFonts w:ascii="Times New Roman" w:eastAsia="標楷體" w:hAnsi="Times New Roman" w:cs="Times New Roman" w:hint="eastAsia"/>
          </w:rPr>
          <w:t>實體博物館</w:t>
        </w:r>
      </w:ins>
      <w:del w:id="51" w:author="Weijane Lin" w:date="2025-10-31T22:58:00Z" w16du:dateUtc="2025-10-31T14:58:00Z">
        <w:r w:rsidRPr="00222D2A" w:rsidDel="00BF528B">
          <w:rPr>
            <w:rFonts w:ascii="Times New Roman" w:eastAsia="標楷體" w:hAnsi="Times New Roman" w:cs="Times New Roman" w:hint="eastAsia"/>
          </w:rPr>
          <w:delText>平時</w:delText>
        </w:r>
      </w:del>
      <w:ins w:id="52" w:author="Weijane Lin" w:date="2025-10-31T22:58:00Z" w16du:dateUtc="2025-10-31T14:58:00Z">
        <w:r w:rsidR="00BF528B">
          <w:rPr>
            <w:rFonts w:ascii="Times New Roman" w:eastAsia="標楷體" w:hAnsi="Times New Roman" w:cs="Times New Roman" w:hint="eastAsia"/>
          </w:rPr>
          <w:t>平日</w:t>
        </w:r>
      </w:ins>
      <w:r w:rsidRPr="00222D2A">
        <w:rPr>
          <w:rFonts w:ascii="Times New Roman" w:eastAsia="標楷體" w:hAnsi="Times New Roman" w:cs="Times New Roman" w:hint="eastAsia"/>
        </w:rPr>
        <w:t>有</w:t>
      </w:r>
      <w:r w:rsidRPr="00222D2A">
        <w:rPr>
          <w:rFonts w:ascii="Times New Roman" w:eastAsia="標楷體" w:hAnsi="Times New Roman" w:cs="Times New Roman"/>
        </w:rPr>
        <w:t>培訓志工進行導覽活動，觀眾可自由參觀</w:t>
      </w:r>
      <w:del w:id="53" w:author="Weijane Lin" w:date="2025-10-31T22:59:00Z" w16du:dateUtc="2025-10-31T14:59:00Z">
        <w:r w:rsidRPr="00222D2A" w:rsidDel="00BF528B">
          <w:rPr>
            <w:rFonts w:ascii="Times New Roman" w:eastAsia="標楷體" w:hAnsi="Times New Roman" w:cs="Times New Roman"/>
          </w:rPr>
          <w:delText>，</w:delText>
        </w:r>
      </w:del>
      <w:r w:rsidRPr="00222D2A">
        <w:rPr>
          <w:rFonts w:ascii="Times New Roman" w:eastAsia="標楷體" w:hAnsi="Times New Roman" w:cs="Times New Roman"/>
        </w:rPr>
        <w:t>也可</w:t>
      </w:r>
      <w:del w:id="54" w:author="Weijane Lin" w:date="2025-10-31T22:59:00Z" w16du:dateUtc="2025-10-31T14:59:00Z">
        <w:r w:rsidRPr="00222D2A" w:rsidDel="00BF528B">
          <w:rPr>
            <w:rFonts w:ascii="Times New Roman" w:eastAsia="標楷體" w:hAnsi="Times New Roman" w:cs="Times New Roman"/>
          </w:rPr>
          <w:delText>選擇</w:delText>
        </w:r>
      </w:del>
      <w:r w:rsidRPr="00222D2A">
        <w:rPr>
          <w:rFonts w:ascii="Times New Roman" w:eastAsia="標楷體" w:hAnsi="Times New Roman" w:cs="Times New Roman"/>
        </w:rPr>
        <w:t>參與志工老師的導覽解說。本研究機器人</w:t>
      </w:r>
      <w:ins w:id="55" w:author="Weijane Lin" w:date="2025-10-31T23:07:00Z" w16du:dateUtc="2025-10-31T15:07:00Z">
        <w:r w:rsidR="00127BC9">
          <w:rPr>
            <w:rFonts w:ascii="Times New Roman" w:eastAsia="標楷體" w:hAnsi="Times New Roman" w:cs="Times New Roman" w:hint="eastAsia"/>
          </w:rPr>
          <w:t>「阿蓬」</w:t>
        </w:r>
      </w:ins>
      <w:ins w:id="56" w:author="Weijane Lin" w:date="2025-10-31T22:59:00Z" w16du:dateUtc="2025-10-31T14:59:00Z">
        <w:r w:rsidR="00BF528B">
          <w:rPr>
            <w:rFonts w:ascii="Times New Roman" w:eastAsia="標楷體" w:hAnsi="Times New Roman" w:cs="Times New Roman" w:hint="eastAsia"/>
          </w:rPr>
          <w:t>也設定為導覽員角色，在展期中</w:t>
        </w:r>
      </w:ins>
      <w:del w:id="57" w:author="Weijane Lin" w:date="2025-10-31T22:59:00Z" w16du:dateUtc="2025-10-31T14:59:00Z">
        <w:r w:rsidRPr="00222D2A" w:rsidDel="00BF528B">
          <w:rPr>
            <w:rFonts w:ascii="Times New Roman" w:eastAsia="標楷體" w:hAnsi="Times New Roman" w:cs="Times New Roman" w:hint="eastAsia"/>
          </w:rPr>
          <w:delText>共</w:delText>
        </w:r>
      </w:del>
      <w:r w:rsidRPr="00222D2A">
        <w:rPr>
          <w:rFonts w:ascii="Times New Roman" w:eastAsia="標楷體" w:hAnsi="Times New Roman" w:cs="Times New Roman"/>
        </w:rPr>
        <w:t>有三天置於磯小屋展覽中與觀眾互動，共</w:t>
      </w:r>
      <w:del w:id="58" w:author="Weijane Lin" w:date="2025-10-31T23:00:00Z" w16du:dateUtc="2025-10-31T15:00:00Z">
        <w:r w:rsidRPr="00222D2A" w:rsidDel="00BF528B">
          <w:rPr>
            <w:rFonts w:ascii="Times New Roman" w:eastAsia="標楷體" w:hAnsi="Times New Roman" w:cs="Times New Roman" w:hint="eastAsia"/>
          </w:rPr>
          <w:delText>有</w:delText>
        </w:r>
      </w:del>
      <w:r w:rsidRPr="00222D2A">
        <w:rPr>
          <w:rFonts w:ascii="Times New Roman" w:eastAsia="標楷體" w:hAnsi="Times New Roman" w:cs="Times New Roman" w:hint="eastAsia"/>
        </w:rPr>
        <w:t>1</w:t>
      </w:r>
      <w:r w:rsidRPr="00222D2A">
        <w:rPr>
          <w:rFonts w:ascii="Times New Roman" w:eastAsia="標楷體" w:hAnsi="Times New Roman" w:cs="Times New Roman"/>
        </w:rPr>
        <w:t>20</w:t>
      </w:r>
      <w:r w:rsidRPr="00222D2A">
        <w:rPr>
          <w:rFonts w:ascii="Times New Roman" w:eastAsia="標楷體" w:hAnsi="Times New Roman" w:cs="Times New Roman"/>
        </w:rPr>
        <w:t>位參與者</w:t>
      </w:r>
      <w:ins w:id="59" w:author="Weijane Lin" w:date="2025-10-31T23:00:00Z" w16du:dateUtc="2025-10-31T15:00:00Z">
        <w:r w:rsidR="00BF528B">
          <w:rPr>
            <w:rFonts w:ascii="Times New Roman" w:eastAsia="標楷體" w:hAnsi="Times New Roman" w:cs="Times New Roman" w:hint="eastAsia"/>
          </w:rPr>
          <w:t>曾</w:t>
        </w:r>
      </w:ins>
      <w:r w:rsidRPr="00222D2A">
        <w:rPr>
          <w:rFonts w:ascii="Times New Roman" w:eastAsia="標楷體" w:hAnsi="Times New Roman" w:cs="Times New Roman"/>
        </w:rPr>
        <w:t>與機器人進行互動，</w:t>
      </w:r>
      <w:ins w:id="60" w:author="Weijane Lin" w:date="2025-10-31T23:00:00Z" w16du:dateUtc="2025-10-31T15:00:00Z">
        <w:r w:rsidR="00BF528B">
          <w:rPr>
            <w:rFonts w:ascii="Times New Roman" w:eastAsia="標楷體" w:hAnsi="Times New Roman" w:cs="Times New Roman" w:hint="eastAsia"/>
          </w:rPr>
          <w:t>其中</w:t>
        </w:r>
      </w:ins>
      <w:r w:rsidRPr="00222D2A">
        <w:rPr>
          <w:rFonts w:ascii="Times New Roman" w:eastAsia="標楷體" w:hAnsi="Times New Roman" w:cs="Times New Roman"/>
        </w:rPr>
        <w:t>61</w:t>
      </w:r>
      <w:r w:rsidRPr="00222D2A">
        <w:rPr>
          <w:rFonts w:ascii="Times New Roman" w:eastAsia="標楷體" w:hAnsi="Times New Roman" w:cs="Times New Roman"/>
        </w:rPr>
        <w:t>位參與者完成問卷填寫</w:t>
      </w:r>
      <w:ins w:id="61" w:author="Weijane Lin" w:date="2025-10-31T23:00:00Z" w16du:dateUtc="2025-10-31T15:00:00Z">
        <w:r w:rsidR="00BF528B">
          <w:rPr>
            <w:rFonts w:ascii="Times New Roman" w:eastAsia="標楷體" w:hAnsi="Times New Roman" w:cs="Times New Roman" w:hint="eastAsia"/>
          </w:rPr>
          <w:t>並給予回饋</w:t>
        </w:r>
      </w:ins>
      <w:r w:rsidRPr="00222D2A">
        <w:rPr>
          <w:rFonts w:ascii="Times New Roman" w:eastAsia="標楷體" w:hAnsi="Times New Roman" w:cs="Times New Roman" w:hint="eastAsia"/>
        </w:rPr>
        <w:t>。</w:t>
      </w:r>
      <w:r w:rsidRPr="00222D2A">
        <w:rPr>
          <w:rFonts w:ascii="Times New Roman" w:eastAsia="標楷體" w:hAnsi="Times New Roman" w:cs="Times New Roman"/>
        </w:rPr>
        <w:t>多數</w:t>
      </w:r>
      <w:ins w:id="62" w:author="Weijane Lin" w:date="2025-10-31T23:01:00Z" w16du:dateUtc="2025-10-31T15:01:00Z">
        <w:r w:rsidR="00BF528B">
          <w:rPr>
            <w:rFonts w:ascii="Times New Roman" w:eastAsia="標楷體" w:hAnsi="Times New Roman" w:cs="Times New Roman" w:hint="eastAsia"/>
          </w:rPr>
          <w:t>參與</w:t>
        </w:r>
      </w:ins>
      <w:del w:id="63" w:author="Weijane Lin" w:date="2025-10-31T23:01:00Z" w16du:dateUtc="2025-10-31T15:01:00Z">
        <w:r w:rsidRPr="00222D2A" w:rsidDel="00BF528B">
          <w:rPr>
            <w:rFonts w:ascii="Times New Roman" w:eastAsia="標楷體" w:hAnsi="Times New Roman" w:cs="Times New Roman" w:hint="eastAsia"/>
          </w:rPr>
          <w:delText>參</w:delText>
        </w:r>
        <w:r w:rsidRPr="00222D2A" w:rsidDel="00BF528B">
          <w:rPr>
            <w:rFonts w:ascii="Times New Roman" w:eastAsia="標楷體" w:hAnsi="Times New Roman" w:cs="Times New Roman"/>
          </w:rPr>
          <w:delText>觀</w:delText>
        </w:r>
      </w:del>
      <w:r w:rsidRPr="00222D2A">
        <w:rPr>
          <w:rFonts w:ascii="Times New Roman" w:eastAsia="標楷體" w:hAnsi="Times New Roman" w:cs="Times New Roman"/>
        </w:rPr>
        <w:t>者為大學生，其餘為</w:t>
      </w:r>
      <w:ins w:id="64" w:author="Weijane Lin" w:date="2025-10-31T23:01:00Z" w16du:dateUtc="2025-10-31T15:01:00Z">
        <w:r w:rsidR="00BF528B">
          <w:rPr>
            <w:rFonts w:ascii="Times New Roman" w:eastAsia="標楷體" w:hAnsi="Times New Roman" w:cs="Times New Roman" w:hint="eastAsia"/>
          </w:rPr>
          <w:t>包含國小學童至高齡者等</w:t>
        </w:r>
      </w:ins>
      <w:r w:rsidRPr="00222D2A">
        <w:rPr>
          <w:rFonts w:ascii="Times New Roman" w:eastAsia="標楷體" w:hAnsi="Times New Roman" w:cs="Times New Roman"/>
        </w:rPr>
        <w:t>一般民眾，年齡層廣泛</w:t>
      </w:r>
      <w:del w:id="65" w:author="Weijane Lin" w:date="2025-10-31T23:01:00Z" w16du:dateUtc="2025-10-31T15:01:00Z">
        <w:r w:rsidRPr="00222D2A" w:rsidDel="00BF528B">
          <w:rPr>
            <w:rFonts w:ascii="Times New Roman" w:eastAsia="標楷體" w:hAnsi="Times New Roman" w:cs="Times New Roman"/>
          </w:rPr>
          <w:delText>，包括國小學童至高齡者皆有參觀體驗</w:delText>
        </w:r>
      </w:del>
      <w:r w:rsidRPr="00222D2A">
        <w:rPr>
          <w:rFonts w:ascii="Times New Roman" w:eastAsia="標楷體" w:hAnsi="Times New Roman" w:cs="Times New Roman"/>
        </w:rPr>
        <w:t>。</w:t>
      </w:r>
      <w:r w:rsidR="006E2900" w:rsidRPr="000D484A">
        <w:rPr>
          <w:rFonts w:ascii="Times New Roman" w:eastAsia="標楷體" w:hAnsi="Times New Roman" w:cs="Times New Roman"/>
        </w:rPr>
        <w:t>參與者與</w:t>
      </w:r>
      <w:del w:id="66" w:author="Weijane Lin" w:date="2025-10-31T23:08:00Z" w16du:dateUtc="2025-10-31T15:08:00Z">
        <w:r w:rsidR="006E2900" w:rsidRPr="000D484A" w:rsidDel="00127BC9">
          <w:rPr>
            <w:rFonts w:ascii="Times New Roman" w:eastAsia="標楷體" w:hAnsi="Times New Roman" w:cs="Times New Roman" w:hint="eastAsia"/>
          </w:rPr>
          <w:delText>機器人</w:delText>
        </w:r>
      </w:del>
      <w:ins w:id="67" w:author="Weijane Lin" w:date="2025-10-31T23:08:00Z" w16du:dateUtc="2025-10-31T15:08:00Z">
        <w:r w:rsidR="00127BC9">
          <w:rPr>
            <w:rFonts w:ascii="Times New Roman" w:eastAsia="標楷體" w:hAnsi="Times New Roman" w:cs="Times New Roman" w:hint="eastAsia"/>
          </w:rPr>
          <w:t>阿蓬</w:t>
        </w:r>
      </w:ins>
      <w:r w:rsidR="006E2900" w:rsidRPr="000D484A">
        <w:rPr>
          <w:rFonts w:ascii="Times New Roman" w:eastAsia="標楷體" w:hAnsi="Times New Roman" w:cs="Times New Roman"/>
        </w:rPr>
        <w:t>的互動模式多元，有些觀眾與</w:t>
      </w:r>
      <w:ins w:id="68" w:author="Weijane Lin" w:date="2025-10-31T23:08:00Z" w16du:dateUtc="2025-10-31T15:08:00Z">
        <w:r w:rsidR="00127BC9">
          <w:rPr>
            <w:rFonts w:ascii="Times New Roman" w:eastAsia="標楷體" w:hAnsi="Times New Roman" w:cs="Times New Roman" w:hint="eastAsia"/>
          </w:rPr>
          <w:t>阿蓬</w:t>
        </w:r>
      </w:ins>
      <w:del w:id="69" w:author="Weijane Lin" w:date="2025-10-31T23:08:00Z" w16du:dateUtc="2025-10-31T15:08:00Z">
        <w:r w:rsidR="006E2900" w:rsidRPr="000D484A" w:rsidDel="00127BC9">
          <w:rPr>
            <w:rFonts w:ascii="Times New Roman" w:eastAsia="標楷體" w:hAnsi="Times New Roman" w:cs="Times New Roman"/>
          </w:rPr>
          <w:delText>機器人</w:delText>
        </w:r>
      </w:del>
      <w:r w:rsidR="006E2900" w:rsidRPr="000D484A">
        <w:rPr>
          <w:rFonts w:ascii="Times New Roman" w:eastAsia="標楷體" w:hAnsi="Times New Roman" w:cs="Times New Roman"/>
        </w:rPr>
        <w:t>一對一進行互動，也有參與者是以小團體形式（約</w:t>
      </w:r>
      <w:r w:rsidR="006E2900" w:rsidRPr="000D484A">
        <w:rPr>
          <w:rFonts w:ascii="Times New Roman" w:eastAsia="標楷體" w:hAnsi="Times New Roman" w:cs="Times New Roman"/>
        </w:rPr>
        <w:t>2-5</w:t>
      </w:r>
      <w:r w:rsidR="006E2900" w:rsidRPr="000D484A">
        <w:rPr>
          <w:rFonts w:ascii="Times New Roman" w:eastAsia="標楷體" w:hAnsi="Times New Roman" w:cs="Times New Roman"/>
        </w:rPr>
        <w:t>人）與</w:t>
      </w:r>
      <w:ins w:id="70" w:author="Weijane Lin" w:date="2025-10-31T23:08:00Z" w16du:dateUtc="2025-10-31T15:08:00Z">
        <w:r w:rsidR="00127BC9">
          <w:rPr>
            <w:rFonts w:ascii="Times New Roman" w:eastAsia="標楷體" w:hAnsi="Times New Roman" w:cs="Times New Roman" w:hint="eastAsia"/>
          </w:rPr>
          <w:t>阿蓬</w:t>
        </w:r>
      </w:ins>
      <w:del w:id="71" w:author="Weijane Lin" w:date="2025-10-31T23:08:00Z" w16du:dateUtc="2025-10-31T15:08:00Z">
        <w:r w:rsidR="006E2900" w:rsidRPr="000D484A" w:rsidDel="00127BC9">
          <w:rPr>
            <w:rFonts w:ascii="Times New Roman" w:eastAsia="標楷體" w:hAnsi="Times New Roman" w:cs="Times New Roman"/>
          </w:rPr>
          <w:delText>機器人</w:delText>
        </w:r>
      </w:del>
      <w:r w:rsidR="006E2900" w:rsidRPr="000D484A">
        <w:rPr>
          <w:rFonts w:ascii="Times New Roman" w:eastAsia="標楷體" w:hAnsi="Times New Roman" w:cs="Times New Roman"/>
        </w:rPr>
        <w:t>互動，進行問答與對話。</w:t>
      </w:r>
    </w:p>
    <w:p w14:paraId="1A22FFAC" w14:textId="33ABF99D" w:rsidR="00CA44D2" w:rsidRPr="000D484A" w:rsidDel="00127BC9" w:rsidRDefault="00BA27B9">
      <w:pPr>
        <w:spacing w:after="120"/>
        <w:ind w:firstLine="482"/>
        <w:rPr>
          <w:del w:id="72" w:author="Weijane Lin" w:date="2025-10-31T23:03:00Z" w16du:dateUtc="2025-10-31T15:03:00Z"/>
          <w:rFonts w:ascii="Times New Roman" w:eastAsia="標楷體" w:hAnsi="Times New Roman" w:cs="Times New Roman"/>
        </w:rPr>
        <w:pPrChange w:id="73" w:author="Weijane Lin" w:date="2025-10-31T23:24:00Z" w16du:dateUtc="2025-10-31T15:24:00Z">
          <w:pPr>
            <w:ind w:firstLine="480"/>
          </w:pPr>
        </w:pPrChange>
      </w:pPr>
      <w:r w:rsidRPr="00BA27B9">
        <w:rPr>
          <w:rFonts w:ascii="Times New Roman" w:eastAsia="標楷體" w:hAnsi="Times New Roman" w:cs="Times New Roman"/>
        </w:rPr>
        <w:t>本研究開發的互動機器人系統整合了語音辨識、大語言模型生成、文字轉語音及視覺表情顯示等技術，實現與觀眾的多模態互動體驗。</w:t>
      </w:r>
      <w:ins w:id="74" w:author="Weijane Lin" w:date="2025-10-31T23:08:00Z" w16du:dateUtc="2025-10-31T15:08:00Z">
        <w:r w:rsidR="00127BC9">
          <w:rPr>
            <w:rFonts w:ascii="Times New Roman" w:eastAsia="標楷體" w:hAnsi="Times New Roman" w:cs="Times New Roman" w:hint="eastAsia"/>
          </w:rPr>
          <w:t>阿蓬</w:t>
        </w:r>
      </w:ins>
      <w:del w:id="75" w:author="Weijane Lin" w:date="2025-10-31T23:08:00Z" w16du:dateUtc="2025-10-31T15:08:00Z">
        <w:r w:rsidR="00AE108B" w:rsidRPr="000D484A" w:rsidDel="00127BC9">
          <w:rPr>
            <w:rFonts w:ascii="Times New Roman" w:eastAsia="標楷體" w:hAnsi="Times New Roman" w:cs="Times New Roman"/>
          </w:rPr>
          <w:delText>機器人</w:delText>
        </w:r>
      </w:del>
      <w:r w:rsidR="00AE108B" w:rsidRPr="000D484A">
        <w:rPr>
          <w:rFonts w:ascii="Times New Roman" w:eastAsia="標楷體" w:hAnsi="Times New Roman" w:cs="Times New Roman"/>
        </w:rPr>
        <w:t>會有聆聽、思考及回應的互動機制</w:t>
      </w:r>
      <w:del w:id="76" w:author="Weijane Lin" w:date="2025-10-31T23:02:00Z" w16du:dateUtc="2025-10-31T15:02:00Z">
        <w:r w:rsidR="00AE108B" w:rsidRPr="000D484A" w:rsidDel="00127BC9">
          <w:rPr>
            <w:rFonts w:ascii="Times New Roman" w:eastAsia="標楷體" w:hAnsi="Times New Roman" w:cs="Times New Roman" w:hint="eastAsia"/>
          </w:rPr>
          <w:delText>。</w:delText>
        </w:r>
        <w:r w:rsidR="00CA44D2" w:rsidRPr="000D484A" w:rsidDel="00127BC9">
          <w:rPr>
            <w:rFonts w:ascii="Times New Roman" w:eastAsia="標楷體" w:hAnsi="Times New Roman" w:cs="Times New Roman" w:hint="eastAsia"/>
          </w:rPr>
          <w:delText>後端系統</w:delText>
        </w:r>
        <w:r w:rsidR="006B1234" w:rsidRPr="000D484A" w:rsidDel="00127BC9">
          <w:rPr>
            <w:rFonts w:ascii="Times New Roman" w:eastAsia="標楷體" w:hAnsi="Times New Roman" w:cs="Times New Roman" w:hint="eastAsia"/>
          </w:rPr>
          <w:delText>則是將</w:delText>
        </w:r>
      </w:del>
      <w:ins w:id="77" w:author="Weijane Lin" w:date="2025-10-31T23:02:00Z" w16du:dateUtc="2025-10-31T15:02:00Z">
        <w:r w:rsidR="00127BC9">
          <w:rPr>
            <w:rFonts w:ascii="Times New Roman" w:eastAsia="標楷體" w:hAnsi="Times New Roman" w:cs="Times New Roman" w:hint="eastAsia"/>
          </w:rPr>
          <w:t>，並根據</w:t>
        </w:r>
      </w:ins>
      <w:r w:rsidR="00936398" w:rsidRPr="000D484A">
        <w:rPr>
          <w:rFonts w:ascii="Times New Roman" w:eastAsia="標楷體" w:hAnsi="Times New Roman" w:cs="Times New Roman"/>
        </w:rPr>
        <w:t>磯</w:t>
      </w:r>
      <w:r w:rsidR="006B1234" w:rsidRPr="000D484A">
        <w:rPr>
          <w:rFonts w:ascii="Times New Roman" w:eastAsia="標楷體" w:hAnsi="Times New Roman" w:cs="Times New Roman"/>
        </w:rPr>
        <w:t>永吉小屋的展覽資訊與內容</w:t>
      </w:r>
      <w:ins w:id="78" w:author="Weijane Lin" w:date="2025-10-31T23:03:00Z" w16du:dateUtc="2025-10-31T15:03:00Z">
        <w:r w:rsidR="00127BC9">
          <w:rPr>
            <w:rFonts w:ascii="Times New Roman" w:eastAsia="標楷體" w:hAnsi="Times New Roman" w:cs="Times New Roman" w:hint="eastAsia"/>
          </w:rPr>
          <w:t>，透過提示詞工程</w:t>
        </w:r>
      </w:ins>
      <w:ins w:id="79" w:author="Weijane Lin" w:date="2025-10-31T23:02:00Z" w16du:dateUtc="2025-10-31T15:02:00Z">
        <w:r w:rsidR="00127BC9">
          <w:rPr>
            <w:rFonts w:ascii="Times New Roman" w:eastAsia="標楷體" w:hAnsi="Times New Roman" w:cs="Times New Roman" w:hint="eastAsia"/>
          </w:rPr>
          <w:t>提供</w:t>
        </w:r>
      </w:ins>
      <w:ins w:id="80" w:author="Weijane Lin" w:date="2025-10-31T23:03:00Z" w16du:dateUtc="2025-10-31T15:03:00Z">
        <w:r w:rsidR="00127BC9">
          <w:rPr>
            <w:rFonts w:ascii="Times New Roman" w:eastAsia="標楷體" w:hAnsi="Times New Roman" w:cs="Times New Roman" w:hint="eastAsia"/>
          </w:rPr>
          <w:t>觀眾</w:t>
        </w:r>
      </w:ins>
      <w:ins w:id="81" w:author="Weijane Lin" w:date="2025-10-31T23:02:00Z" w16du:dateUtc="2025-10-31T15:02:00Z">
        <w:r w:rsidR="00127BC9">
          <w:rPr>
            <w:rFonts w:ascii="Times New Roman" w:eastAsia="標楷體" w:hAnsi="Times New Roman" w:cs="Times New Roman" w:hint="eastAsia"/>
          </w:rPr>
          <w:t>回應。</w:t>
        </w:r>
      </w:ins>
      <w:ins w:id="82" w:author="Weijane Lin" w:date="2025-10-31T23:03:00Z" w16du:dateUtc="2025-10-31T15:03:00Z">
        <w:r w:rsidR="00127BC9">
          <w:rPr>
            <w:rFonts w:ascii="Times New Roman" w:eastAsia="標楷體" w:hAnsi="Times New Roman" w:cs="Times New Roman" w:hint="eastAsia"/>
          </w:rPr>
          <w:t>整體互動</w:t>
        </w:r>
      </w:ins>
      <w:del w:id="83" w:author="Weijane Lin" w:date="2025-10-31T23:02:00Z" w16du:dateUtc="2025-10-31T15:02:00Z">
        <w:r w:rsidR="00B6459E" w:rsidRPr="000D484A" w:rsidDel="00127BC9">
          <w:rPr>
            <w:rFonts w:ascii="Times New Roman" w:eastAsia="標楷體" w:hAnsi="Times New Roman" w:cs="Times New Roman"/>
          </w:rPr>
          <w:delText>，轉換成數位化的資料，輸入系統中</w:delText>
        </w:r>
        <w:r w:rsidR="006B1234" w:rsidRPr="000D484A" w:rsidDel="00127BC9">
          <w:rPr>
            <w:rFonts w:ascii="Times New Roman" w:eastAsia="標楷體" w:hAnsi="Times New Roman" w:cs="Times New Roman"/>
          </w:rPr>
          <w:delText>。此外</w:delText>
        </w:r>
      </w:del>
      <w:del w:id="84" w:author="Weijane Lin" w:date="2025-10-31T23:03:00Z" w16du:dateUtc="2025-10-31T15:03:00Z">
        <w:r w:rsidR="006B1234" w:rsidRPr="000D484A" w:rsidDel="00127BC9">
          <w:rPr>
            <w:rFonts w:ascii="Times New Roman" w:eastAsia="標楷體" w:hAnsi="Times New Roman" w:cs="Times New Roman"/>
          </w:rPr>
          <w:delText>，</w:delText>
        </w:r>
        <w:r w:rsidR="00CA44D2" w:rsidRPr="000D484A" w:rsidDel="00127BC9">
          <w:rPr>
            <w:rFonts w:ascii="Times New Roman" w:eastAsia="標楷體" w:hAnsi="Times New Roman" w:cs="Times New Roman"/>
          </w:rPr>
          <w:delText>透過提示詞工程，針對磯永吉小屋展覽特色開發專用的對話流程。以階段化互動設計，將整個互動</w:delText>
        </w:r>
      </w:del>
      <w:r w:rsidR="00CA44D2" w:rsidRPr="000D484A">
        <w:rPr>
          <w:rFonts w:ascii="Times New Roman" w:eastAsia="標楷體" w:hAnsi="Times New Roman" w:cs="Times New Roman"/>
        </w:rPr>
        <w:t>過程分為知識問答階段和經驗分享階段</w:t>
      </w:r>
      <w:del w:id="85" w:author="Weijane Lin" w:date="2025-10-31T23:03:00Z" w16du:dateUtc="2025-10-31T15:03:00Z">
        <w:r w:rsidR="00CA44D2" w:rsidRPr="000D484A" w:rsidDel="00127BC9">
          <w:rPr>
            <w:rFonts w:ascii="Times New Roman" w:eastAsia="標楷體" w:hAnsi="Times New Roman" w:cs="Times New Roman" w:hint="eastAsia"/>
          </w:rPr>
          <w:delText>。</w:delText>
        </w:r>
      </w:del>
      <w:ins w:id="86" w:author="Weijane Lin" w:date="2025-10-31T23:03:00Z" w16du:dateUtc="2025-10-31T15:03:00Z">
        <w:r w:rsidR="00127BC9">
          <w:rPr>
            <w:rFonts w:ascii="Times New Roman" w:eastAsia="標楷體" w:hAnsi="Times New Roman" w:cs="Times New Roman" w:hint="eastAsia"/>
          </w:rPr>
          <w:t>：</w:t>
        </w:r>
      </w:ins>
      <w:r w:rsidR="00CA44D2" w:rsidRPr="000D484A">
        <w:rPr>
          <w:rFonts w:ascii="Times New Roman" w:eastAsia="標楷體" w:hAnsi="Times New Roman" w:cs="Times New Roman"/>
        </w:rPr>
        <w:t>知識問答階段包含三個關於磯永吉小屋歷史、蓬萊米發展及重要人物的問題，幫助觀眾回顧展覽內容。經驗分享階段則透過開放式問題收集觀眾的參觀感受和建議。</w:t>
      </w:r>
    </w:p>
    <w:p w14:paraId="7EC8E770" w14:textId="68EB3C97" w:rsidR="007A6E18" w:rsidRPr="000D484A" w:rsidRDefault="00B6459E">
      <w:pPr>
        <w:spacing w:after="120"/>
        <w:ind w:firstLine="482"/>
        <w:rPr>
          <w:rFonts w:ascii="Times New Roman" w:eastAsia="標楷體" w:hAnsi="Times New Roman" w:cs="Times New Roman"/>
        </w:rPr>
        <w:pPrChange w:id="87" w:author="Weijane Lin" w:date="2025-10-31T23:24:00Z" w16du:dateUtc="2025-10-31T15:24:00Z">
          <w:pPr>
            <w:ind w:firstLine="480"/>
          </w:pPr>
        </w:pPrChange>
      </w:pPr>
      <w:r w:rsidRPr="00B6459E">
        <w:rPr>
          <w:rFonts w:ascii="Times New Roman" w:eastAsia="標楷體" w:hAnsi="Times New Roman" w:cs="Times New Roman"/>
        </w:rPr>
        <w:t>本研究使用桌上型</w:t>
      </w:r>
      <w:ins w:id="88" w:author="Weijane Lin" w:date="2025-10-31T23:04:00Z" w16du:dateUtc="2025-10-31T15:04:00Z">
        <w:r w:rsidR="00127BC9">
          <w:rPr>
            <w:rFonts w:ascii="Times New Roman" w:eastAsia="標楷體" w:hAnsi="Times New Roman" w:cs="Times New Roman" w:hint="eastAsia"/>
          </w:rPr>
          <w:t>固定</w:t>
        </w:r>
      </w:ins>
      <w:r w:rsidRPr="00B6459E">
        <w:rPr>
          <w:rFonts w:ascii="Times New Roman" w:eastAsia="標楷體" w:hAnsi="Times New Roman" w:cs="Times New Roman"/>
        </w:rPr>
        <w:t>機器人</w:t>
      </w:r>
      <w:del w:id="89" w:author="Weijane Lin" w:date="2025-10-31T23:04:00Z" w16du:dateUtc="2025-10-31T15:04:00Z">
        <w:r w:rsidRPr="00B6459E" w:rsidDel="00127BC9">
          <w:rPr>
            <w:rFonts w:ascii="Times New Roman" w:eastAsia="標楷體" w:hAnsi="Times New Roman" w:cs="Times New Roman"/>
          </w:rPr>
          <w:delText>（凱比機器人）</w:delText>
        </w:r>
      </w:del>
      <w:ins w:id="90" w:author="Weijane Lin" w:date="2025-10-31T23:04:00Z" w16du:dateUtc="2025-10-31T15:04:00Z">
        <w:r w:rsidR="00127BC9">
          <w:rPr>
            <w:rFonts w:ascii="Times New Roman" w:eastAsia="標楷體" w:hAnsi="Times New Roman" w:cs="Times New Roman"/>
          </w:rPr>
          <w:t>(stationary)</w:t>
        </w:r>
      </w:ins>
      <w:del w:id="91" w:author="Weijane Lin" w:date="2025-10-31T23:04:00Z" w16du:dateUtc="2025-10-31T15:04:00Z">
        <w:r w:rsidRPr="00B6459E" w:rsidDel="00127BC9">
          <w:rPr>
            <w:rFonts w:ascii="Times New Roman" w:eastAsia="標楷體" w:hAnsi="Times New Roman" w:cs="Times New Roman" w:hint="eastAsia"/>
          </w:rPr>
          <w:delText>作為</w:delText>
        </w:r>
      </w:del>
      <w:ins w:id="92" w:author="Weijane Lin" w:date="2025-10-31T23:04:00Z" w16du:dateUtc="2025-10-31T15:04:00Z">
        <w:r w:rsidR="00127BC9">
          <w:rPr>
            <w:rFonts w:ascii="Times New Roman" w:eastAsia="標楷體" w:hAnsi="Times New Roman" w:cs="Times New Roman" w:hint="eastAsia"/>
          </w:rPr>
          <w:t>提供</w:t>
        </w:r>
      </w:ins>
      <w:r w:rsidRPr="00B6459E">
        <w:rPr>
          <w:rFonts w:ascii="Times New Roman" w:eastAsia="標楷體" w:hAnsi="Times New Roman" w:cs="Times New Roman"/>
        </w:rPr>
        <w:t>展覽互動</w:t>
      </w:r>
      <w:del w:id="93" w:author="Weijane Lin" w:date="2025-10-31T23:04:00Z" w16du:dateUtc="2025-10-31T15:04:00Z">
        <w:r w:rsidRPr="00B6459E" w:rsidDel="00127BC9">
          <w:rPr>
            <w:rFonts w:ascii="Times New Roman" w:eastAsia="標楷體" w:hAnsi="Times New Roman" w:cs="Times New Roman"/>
          </w:rPr>
          <w:delText>機器人</w:delText>
        </w:r>
      </w:del>
      <w:r w:rsidRPr="00B6459E">
        <w:rPr>
          <w:rFonts w:ascii="Times New Roman" w:eastAsia="標楷體" w:hAnsi="Times New Roman" w:cs="Times New Roman"/>
        </w:rPr>
        <w:t>，</w:t>
      </w:r>
      <w:r w:rsidRPr="00B6459E">
        <w:rPr>
          <w:rFonts w:ascii="Times New Roman" w:eastAsia="標楷體" w:hAnsi="Times New Roman" w:cs="Times New Roman" w:hint="eastAsia"/>
        </w:rPr>
        <w:t>設</w:t>
      </w:r>
      <w:r w:rsidRPr="00B6459E">
        <w:rPr>
          <w:rFonts w:ascii="Times New Roman" w:eastAsia="標楷體" w:hAnsi="Times New Roman" w:cs="Times New Roman"/>
        </w:rPr>
        <w:t>置於展場出口處的桌面上，觀眾</w:t>
      </w:r>
      <w:del w:id="94" w:author="Weijane Lin" w:date="2025-10-31T23:09:00Z" w16du:dateUtc="2025-10-31T15:09:00Z">
        <w:r w:rsidRPr="00B6459E" w:rsidDel="00127BC9">
          <w:rPr>
            <w:rFonts w:ascii="Times New Roman" w:eastAsia="標楷體" w:hAnsi="Times New Roman" w:cs="Times New Roman"/>
          </w:rPr>
          <w:delText>參觀完畢後即</w:delText>
        </w:r>
      </w:del>
      <w:r w:rsidRPr="00B6459E">
        <w:rPr>
          <w:rFonts w:ascii="Times New Roman" w:eastAsia="標楷體" w:hAnsi="Times New Roman" w:cs="Times New Roman"/>
        </w:rPr>
        <w:t>可自由與</w:t>
      </w:r>
      <w:ins w:id="95" w:author="Weijane Lin" w:date="2025-10-31T23:08:00Z" w16du:dateUtc="2025-10-31T15:08:00Z">
        <w:r w:rsidR="00127BC9">
          <w:rPr>
            <w:rFonts w:ascii="Times New Roman" w:eastAsia="標楷體" w:hAnsi="Times New Roman" w:cs="Times New Roman" w:hint="eastAsia"/>
          </w:rPr>
          <w:t>阿蓬</w:t>
        </w:r>
      </w:ins>
      <w:del w:id="96" w:author="Weijane Lin" w:date="2025-10-31T23:08:00Z" w16du:dateUtc="2025-10-31T15:08:00Z">
        <w:r w:rsidRPr="00B6459E" w:rsidDel="00127BC9">
          <w:rPr>
            <w:rFonts w:ascii="Times New Roman" w:eastAsia="標楷體" w:hAnsi="Times New Roman" w:cs="Times New Roman"/>
          </w:rPr>
          <w:delText>機器人</w:delText>
        </w:r>
      </w:del>
      <w:del w:id="97" w:author="Weijane Lin" w:date="2025-10-31T23:04:00Z" w16du:dateUtc="2025-10-31T15:04:00Z">
        <w:r w:rsidRPr="00B6459E" w:rsidDel="00127BC9">
          <w:rPr>
            <w:rFonts w:ascii="Times New Roman" w:eastAsia="標楷體" w:hAnsi="Times New Roman" w:cs="Times New Roman" w:hint="eastAsia"/>
          </w:rPr>
          <w:delText>互動</w:delText>
        </w:r>
      </w:del>
      <w:ins w:id="98" w:author="Weijane Lin" w:date="2025-10-31T23:04:00Z" w16du:dateUtc="2025-10-31T15:04:00Z">
        <w:r w:rsidR="00127BC9">
          <w:rPr>
            <w:rFonts w:ascii="Times New Roman" w:eastAsia="標楷體" w:hAnsi="Times New Roman" w:cs="Times New Roman" w:hint="eastAsia"/>
          </w:rPr>
          <w:t>對話</w:t>
        </w:r>
      </w:ins>
      <w:del w:id="99" w:author="Weijane Lin" w:date="2025-10-31T23:09:00Z" w16du:dateUtc="2025-10-31T15:09:00Z">
        <w:r w:rsidRPr="00B6459E" w:rsidDel="00127BC9">
          <w:rPr>
            <w:rFonts w:ascii="Times New Roman" w:eastAsia="標楷體" w:hAnsi="Times New Roman" w:cs="Times New Roman" w:hint="eastAsia"/>
          </w:rPr>
          <w:delText>。</w:delText>
        </w:r>
      </w:del>
      <w:ins w:id="100" w:author="Weijane Lin" w:date="2025-10-31T23:09:00Z" w16du:dateUtc="2025-10-31T15:09:00Z">
        <w:r w:rsidR="00127BC9">
          <w:rPr>
            <w:rFonts w:ascii="Times New Roman" w:eastAsia="標楷體" w:hAnsi="Times New Roman" w:cs="Times New Roman" w:hint="eastAsia"/>
          </w:rPr>
          <w:t>，</w:t>
        </w:r>
      </w:ins>
      <w:del w:id="101" w:author="Weijane Lin" w:date="2025-10-31T23:08:00Z" w16du:dateUtc="2025-10-31T15:08:00Z">
        <w:r w:rsidRPr="00B6459E" w:rsidDel="00127BC9">
          <w:rPr>
            <w:rFonts w:ascii="Times New Roman" w:eastAsia="標楷體" w:hAnsi="Times New Roman" w:cs="Times New Roman"/>
          </w:rPr>
          <w:delText>互動機器人名為「阿蓬」，</w:delText>
        </w:r>
      </w:del>
      <w:r w:rsidRPr="00B6459E">
        <w:rPr>
          <w:rFonts w:ascii="Times New Roman" w:eastAsia="標楷體" w:hAnsi="Times New Roman" w:cs="Times New Roman"/>
        </w:rPr>
        <w:t>藉由與阿蓬互動聊天延伸關於磯小屋展覽的學習、幫助觀眾回顧展覽內容，以及蒐集觀眾對於展覽的建議與回饋。</w:t>
      </w:r>
      <w:ins w:id="102" w:author="Weijane Lin" w:date="2025-10-31T23:09:00Z" w16du:dateUtc="2025-10-31T15:09:00Z">
        <w:r w:rsidR="00127BC9">
          <w:rPr>
            <w:rFonts w:ascii="Times New Roman" w:eastAsia="標楷體" w:hAnsi="Times New Roman" w:cs="Times New Roman" w:hint="eastAsia"/>
          </w:rPr>
          <w:t>以問答環節為例，</w:t>
        </w:r>
      </w:ins>
      <w:r w:rsidRPr="00B6459E">
        <w:rPr>
          <w:rFonts w:ascii="Times New Roman" w:eastAsia="標楷體" w:hAnsi="Times New Roman" w:cs="Times New Roman"/>
        </w:rPr>
        <w:t>每次</w:t>
      </w:r>
      <w:del w:id="103" w:author="Weijane Lin" w:date="2025-10-31T23:09:00Z" w16du:dateUtc="2025-10-31T15:09:00Z">
        <w:r w:rsidRPr="00B6459E" w:rsidDel="00127BC9">
          <w:rPr>
            <w:rFonts w:ascii="Times New Roman" w:eastAsia="標楷體" w:hAnsi="Times New Roman" w:cs="Times New Roman" w:hint="eastAsia"/>
          </w:rPr>
          <w:delText>互動</w:delText>
        </w:r>
      </w:del>
      <w:ins w:id="104" w:author="Weijane Lin" w:date="2025-10-31T23:09:00Z" w16du:dateUtc="2025-10-31T15:09:00Z">
        <w:r w:rsidR="00127BC9">
          <w:rPr>
            <w:rFonts w:ascii="Times New Roman" w:eastAsia="標楷體" w:hAnsi="Times New Roman" w:cs="Times New Roman" w:hint="eastAsia"/>
          </w:rPr>
          <w:t>對話</w:t>
        </w:r>
      </w:ins>
      <w:r w:rsidRPr="00B6459E">
        <w:rPr>
          <w:rFonts w:ascii="Times New Roman" w:eastAsia="標楷體" w:hAnsi="Times New Roman" w:cs="Times New Roman"/>
        </w:rPr>
        <w:t>約</w:t>
      </w:r>
      <w:r w:rsidRPr="00B6459E">
        <w:rPr>
          <w:rFonts w:ascii="Times New Roman" w:eastAsia="標楷體" w:hAnsi="Times New Roman" w:cs="Times New Roman"/>
        </w:rPr>
        <w:t xml:space="preserve"> 5 </w:t>
      </w:r>
      <w:r w:rsidRPr="00B6459E">
        <w:rPr>
          <w:rFonts w:ascii="Times New Roman" w:eastAsia="標楷體" w:hAnsi="Times New Roman" w:cs="Times New Roman"/>
        </w:rPr>
        <w:t>分鐘</w:t>
      </w:r>
      <w:ins w:id="105" w:author="Weijane Lin" w:date="2025-10-31T23:09:00Z" w16du:dateUtc="2025-10-31T15:09:00Z">
        <w:r w:rsidR="00127BC9">
          <w:rPr>
            <w:rFonts w:ascii="Times New Roman" w:eastAsia="標楷體" w:hAnsi="Times New Roman" w:cs="Times New Roman" w:hint="eastAsia"/>
          </w:rPr>
          <w:t>，</w:t>
        </w:r>
      </w:ins>
      <w:del w:id="106" w:author="Weijane Lin" w:date="2025-10-31T23:09:00Z" w16du:dateUtc="2025-10-31T15:09:00Z">
        <w:r w:rsidRPr="00B6459E" w:rsidDel="00127BC9">
          <w:rPr>
            <w:rFonts w:ascii="Times New Roman" w:eastAsia="標楷體" w:hAnsi="Times New Roman" w:cs="Times New Roman"/>
          </w:rPr>
          <w:delText>，互動流程如下，</w:delText>
        </w:r>
      </w:del>
      <w:r w:rsidRPr="00B6459E">
        <w:rPr>
          <w:rFonts w:ascii="Times New Roman" w:eastAsia="標楷體" w:hAnsi="Times New Roman" w:cs="Times New Roman"/>
        </w:rPr>
        <w:t>首先阿蓬會向觀眾自我介紹，並與觀眾開始進行</w:t>
      </w:r>
      <w:r w:rsidRPr="00B6459E">
        <w:rPr>
          <w:rFonts w:ascii="Times New Roman" w:eastAsia="標楷體" w:hAnsi="Times New Roman" w:cs="Times New Roman"/>
        </w:rPr>
        <w:t>3</w:t>
      </w:r>
      <w:r w:rsidRPr="00B6459E">
        <w:rPr>
          <w:rFonts w:ascii="Times New Roman" w:eastAsia="標楷體" w:hAnsi="Times New Roman" w:cs="Times New Roman"/>
        </w:rPr>
        <w:t>題簡單問答互動，問答內容針對展覽四大主題磯小屋展覽的相關知識，協助觀眾進行展覽的學習回顧，若答對</w:t>
      </w:r>
      <w:ins w:id="107" w:author="Weijane Lin" w:date="2025-10-31T23:09:00Z" w16du:dateUtc="2025-10-31T15:09:00Z">
        <w:r w:rsidR="00127BC9">
          <w:rPr>
            <w:rFonts w:ascii="Times New Roman" w:eastAsia="標楷體" w:hAnsi="Times New Roman" w:cs="Times New Roman" w:hint="eastAsia"/>
          </w:rPr>
          <w:t>阿蓬</w:t>
        </w:r>
      </w:ins>
      <w:del w:id="108" w:author="Weijane Lin" w:date="2025-10-31T23:09:00Z" w16du:dateUtc="2025-10-31T15:09:00Z">
        <w:r w:rsidRPr="00B6459E" w:rsidDel="00127BC9">
          <w:rPr>
            <w:rFonts w:ascii="Times New Roman" w:eastAsia="標楷體" w:hAnsi="Times New Roman" w:cs="Times New Roman"/>
          </w:rPr>
          <w:delText>機器人</w:delText>
        </w:r>
      </w:del>
      <w:r w:rsidRPr="00B6459E">
        <w:rPr>
          <w:rFonts w:ascii="Times New Roman" w:eastAsia="標楷體" w:hAnsi="Times New Roman" w:cs="Times New Roman"/>
        </w:rPr>
        <w:t>將給予</w:t>
      </w:r>
      <w:ins w:id="109" w:author="Weijane Lin" w:date="2025-10-31T23:09:00Z" w16du:dateUtc="2025-10-31T15:09:00Z">
        <w:r w:rsidR="00127BC9">
          <w:rPr>
            <w:rFonts w:ascii="Times New Roman" w:eastAsia="標楷體" w:hAnsi="Times New Roman" w:cs="Times New Roman" w:hint="eastAsia"/>
          </w:rPr>
          <w:t>觀眾</w:t>
        </w:r>
      </w:ins>
      <w:r w:rsidRPr="00B6459E">
        <w:rPr>
          <w:rFonts w:ascii="Times New Roman" w:eastAsia="標楷體" w:hAnsi="Times New Roman" w:cs="Times New Roman"/>
        </w:rPr>
        <w:t>稱讚與鼓勵；若答錯</w:t>
      </w:r>
      <w:ins w:id="110" w:author="Weijane Lin" w:date="2025-10-31T23:09:00Z" w16du:dateUtc="2025-10-31T15:09:00Z">
        <w:r w:rsidR="00127BC9">
          <w:rPr>
            <w:rFonts w:ascii="Times New Roman" w:eastAsia="標楷體" w:hAnsi="Times New Roman" w:cs="Times New Roman" w:hint="eastAsia"/>
          </w:rPr>
          <w:t>阿蓬</w:t>
        </w:r>
      </w:ins>
      <w:ins w:id="111" w:author="Weijane Lin" w:date="2025-10-31T23:10:00Z" w16du:dateUtc="2025-10-31T15:10:00Z">
        <w:r w:rsidR="00127BC9">
          <w:rPr>
            <w:rFonts w:ascii="Times New Roman" w:eastAsia="標楷體" w:hAnsi="Times New Roman" w:cs="Times New Roman" w:hint="eastAsia"/>
          </w:rPr>
          <w:t>則會藉機</w:t>
        </w:r>
      </w:ins>
      <w:del w:id="112" w:author="Weijane Lin" w:date="2025-10-31T23:09:00Z" w16du:dateUtc="2025-10-31T15:09:00Z">
        <w:r w:rsidRPr="00B6459E" w:rsidDel="00127BC9">
          <w:rPr>
            <w:rFonts w:ascii="Times New Roman" w:eastAsia="標楷體" w:hAnsi="Times New Roman" w:cs="Times New Roman" w:hint="eastAsia"/>
          </w:rPr>
          <w:delText>機器人將</w:delText>
        </w:r>
      </w:del>
      <w:del w:id="113" w:author="Weijane Lin" w:date="2025-10-31T23:10:00Z" w16du:dateUtc="2025-10-31T15:10:00Z">
        <w:r w:rsidR="00127BC9" w:rsidRPr="00B6459E" w:rsidDel="00127BC9">
          <w:rPr>
            <w:rFonts w:ascii="Times New Roman" w:eastAsia="標楷體" w:hAnsi="Times New Roman" w:cs="Times New Roman" w:hint="eastAsia"/>
          </w:rPr>
          <w:delText>提供</w:delText>
        </w:r>
      </w:del>
      <w:ins w:id="114" w:author="Weijane Lin" w:date="2025-10-31T23:10:00Z" w16du:dateUtc="2025-10-31T15:10:00Z">
        <w:r w:rsidR="00127BC9">
          <w:rPr>
            <w:rFonts w:ascii="Times New Roman" w:eastAsia="標楷體" w:hAnsi="Times New Roman" w:cs="Times New Roman" w:hint="eastAsia"/>
          </w:rPr>
          <w:t>解說</w:t>
        </w:r>
      </w:ins>
      <w:r w:rsidRPr="00B6459E">
        <w:rPr>
          <w:rFonts w:ascii="Times New Roman" w:eastAsia="標楷體" w:hAnsi="Times New Roman" w:cs="Times New Roman"/>
        </w:rPr>
        <w:t>正確答案</w:t>
      </w:r>
      <w:del w:id="115" w:author="Weijane Lin" w:date="2025-10-31T23:10:00Z" w16du:dateUtc="2025-10-31T15:10:00Z">
        <w:r w:rsidRPr="00B6459E" w:rsidDel="00127BC9">
          <w:rPr>
            <w:rFonts w:ascii="Times New Roman" w:eastAsia="標楷體" w:hAnsi="Times New Roman" w:cs="Times New Roman"/>
          </w:rPr>
          <w:delText>與解說</w:delText>
        </w:r>
      </w:del>
      <w:r w:rsidRPr="00B6459E">
        <w:rPr>
          <w:rFonts w:ascii="Times New Roman" w:eastAsia="標楷體" w:hAnsi="Times New Roman" w:cs="Times New Roman"/>
        </w:rPr>
        <w:t>，同時勉勵觀眾。</w:t>
      </w:r>
      <w:ins w:id="116" w:author="Weijane Lin" w:date="2025-10-31T23:10:00Z" w16du:dateUtc="2025-10-31T15:10:00Z">
        <w:r w:rsidR="00127BC9">
          <w:rPr>
            <w:rFonts w:ascii="Times New Roman" w:eastAsia="標楷體" w:hAnsi="Times New Roman" w:cs="Times New Roman" w:hint="eastAsia"/>
          </w:rPr>
          <w:t>問答結束後，阿蓬</w:t>
        </w:r>
      </w:ins>
      <w:del w:id="117" w:author="Weijane Lin" w:date="2025-10-31T23:10:00Z" w16du:dateUtc="2025-10-31T15:10:00Z">
        <w:r w:rsidR="007A6E18" w:rsidRPr="007A6E18" w:rsidDel="00127BC9">
          <w:rPr>
            <w:rFonts w:ascii="Times New Roman" w:eastAsia="標楷體" w:hAnsi="Times New Roman" w:cs="Times New Roman"/>
          </w:rPr>
          <w:delText>接下來機器人</w:delText>
        </w:r>
      </w:del>
      <w:r w:rsidR="007A6E18" w:rsidRPr="007A6E18">
        <w:rPr>
          <w:rFonts w:ascii="Times New Roman" w:eastAsia="標楷體" w:hAnsi="Times New Roman" w:cs="Times New Roman"/>
        </w:rPr>
        <w:t>會請觀眾分享參觀過程中印象最深刻的部分，並根據觀眾的回答給予簡短回應與共鳴。最後</w:t>
      </w:r>
      <w:ins w:id="118" w:author="Weijane Lin" w:date="2025-10-31T23:10:00Z" w16du:dateUtc="2025-10-31T15:10:00Z">
        <w:r w:rsidR="00127BC9">
          <w:rPr>
            <w:rFonts w:ascii="Times New Roman" w:eastAsia="標楷體" w:hAnsi="Times New Roman" w:cs="Times New Roman" w:hint="eastAsia"/>
          </w:rPr>
          <w:t>阿蓬</w:t>
        </w:r>
      </w:ins>
      <w:del w:id="119" w:author="Weijane Lin" w:date="2025-10-31T23:10:00Z" w16du:dateUtc="2025-10-31T15:10:00Z">
        <w:r w:rsidR="007A6E18" w:rsidRPr="007A6E18" w:rsidDel="00127BC9">
          <w:rPr>
            <w:rFonts w:ascii="Times New Roman" w:eastAsia="標楷體" w:hAnsi="Times New Roman" w:cs="Times New Roman"/>
          </w:rPr>
          <w:delText>機器人</w:delText>
        </w:r>
      </w:del>
      <w:r w:rsidR="007A6E18" w:rsidRPr="007A6E18">
        <w:rPr>
          <w:rFonts w:ascii="Times New Roman" w:eastAsia="標楷體" w:hAnsi="Times New Roman" w:cs="Times New Roman"/>
        </w:rPr>
        <w:t>會詢問觀眾是否願意推薦親友來參觀磯小屋展覽，以及參觀完本次展覽有沒有任何建議、問題或回饋。在與</w:t>
      </w:r>
      <w:ins w:id="120" w:author="Weijane Lin" w:date="2025-10-31T23:10:00Z" w16du:dateUtc="2025-10-31T15:10:00Z">
        <w:r w:rsidR="00127BC9">
          <w:rPr>
            <w:rFonts w:ascii="Times New Roman" w:eastAsia="標楷體" w:hAnsi="Times New Roman" w:cs="Times New Roman" w:hint="eastAsia"/>
          </w:rPr>
          <w:t>阿蓬</w:t>
        </w:r>
      </w:ins>
      <w:del w:id="121" w:author="Weijane Lin" w:date="2025-10-31T23:10:00Z" w16du:dateUtc="2025-10-31T15:10:00Z">
        <w:r w:rsidR="007A6E18" w:rsidRPr="007A6E18" w:rsidDel="00127BC9">
          <w:rPr>
            <w:rFonts w:ascii="Times New Roman" w:eastAsia="標楷體" w:hAnsi="Times New Roman" w:cs="Times New Roman" w:hint="eastAsia"/>
          </w:rPr>
          <w:delText>機器人</w:delText>
        </w:r>
        <w:r w:rsidR="00127BC9" w:rsidRPr="007A6E18" w:rsidDel="00127BC9">
          <w:rPr>
            <w:rFonts w:ascii="Times New Roman" w:eastAsia="標楷體" w:hAnsi="Times New Roman" w:cs="Times New Roman" w:hint="eastAsia"/>
          </w:rPr>
          <w:delText>互動</w:delText>
        </w:r>
      </w:del>
      <w:ins w:id="122" w:author="Weijane Lin" w:date="2025-10-31T23:10:00Z" w16du:dateUtc="2025-10-31T15:10:00Z">
        <w:r w:rsidR="00127BC9">
          <w:rPr>
            <w:rFonts w:ascii="Times New Roman" w:eastAsia="標楷體" w:hAnsi="Times New Roman" w:cs="Times New Roman" w:hint="eastAsia"/>
          </w:rPr>
          <w:t>對話</w:t>
        </w:r>
      </w:ins>
      <w:r w:rsidR="007A6E18" w:rsidRPr="007A6E18">
        <w:rPr>
          <w:rFonts w:ascii="Times New Roman" w:eastAsia="標楷體" w:hAnsi="Times New Roman" w:cs="Times New Roman"/>
        </w:rPr>
        <w:t>結束後，</w:t>
      </w:r>
      <w:ins w:id="123" w:author="Weijane Lin" w:date="2025-10-31T23:10:00Z" w16du:dateUtc="2025-10-31T15:10:00Z">
        <w:r w:rsidR="00127BC9">
          <w:rPr>
            <w:rFonts w:ascii="Times New Roman" w:eastAsia="標楷體" w:hAnsi="Times New Roman" w:cs="Times New Roman" w:hint="eastAsia"/>
          </w:rPr>
          <w:t>觀眾</w:t>
        </w:r>
      </w:ins>
      <w:r w:rsidR="007A6E18" w:rsidRPr="007A6E18">
        <w:rPr>
          <w:rFonts w:ascii="Times New Roman" w:eastAsia="標楷體" w:hAnsi="Times New Roman" w:cs="Times New Roman"/>
        </w:rPr>
        <w:t>可</w:t>
      </w:r>
      <w:del w:id="124" w:author="Weijane Lin" w:date="2025-10-31T23:10:00Z" w16du:dateUtc="2025-10-31T15:10:00Z">
        <w:r w:rsidR="007A6E18" w:rsidRPr="007A6E18" w:rsidDel="00127BC9">
          <w:rPr>
            <w:rFonts w:ascii="Times New Roman" w:eastAsia="標楷體" w:hAnsi="Times New Roman" w:cs="Times New Roman"/>
          </w:rPr>
          <w:delText>以</w:delText>
        </w:r>
      </w:del>
      <w:r w:rsidR="007A6E18" w:rsidRPr="007A6E18">
        <w:rPr>
          <w:rFonts w:ascii="Times New Roman" w:eastAsia="標楷體" w:hAnsi="Times New Roman" w:cs="Times New Roman"/>
        </w:rPr>
        <w:t>依</w:t>
      </w:r>
      <w:del w:id="125" w:author="Weijane Lin" w:date="2025-10-31T23:10:00Z" w16du:dateUtc="2025-10-31T15:10:00Z">
        <w:r w:rsidR="007A6E18" w:rsidRPr="007A6E18" w:rsidDel="00127BC9">
          <w:rPr>
            <w:rFonts w:ascii="Times New Roman" w:eastAsia="標楷體" w:hAnsi="Times New Roman" w:cs="Times New Roman"/>
          </w:rPr>
          <w:delText>據</w:delText>
        </w:r>
      </w:del>
      <w:r w:rsidR="007A6E18" w:rsidRPr="007A6E18">
        <w:rPr>
          <w:rFonts w:ascii="Times New Roman" w:eastAsia="標楷體" w:hAnsi="Times New Roman" w:cs="Times New Roman"/>
        </w:rPr>
        <w:t>個人意願</w:t>
      </w:r>
      <w:ins w:id="126" w:author="Weijane Lin" w:date="2025-10-31T23:11:00Z" w16du:dateUtc="2025-10-31T15:11:00Z">
        <w:r w:rsidR="00127BC9">
          <w:rPr>
            <w:rFonts w:ascii="Times New Roman" w:eastAsia="標楷體" w:hAnsi="Times New Roman" w:cs="Times New Roman" w:hint="eastAsia"/>
          </w:rPr>
          <w:t>自由</w:t>
        </w:r>
      </w:ins>
      <w:r w:rsidR="007A6E18" w:rsidRPr="007A6E18">
        <w:rPr>
          <w:rFonts w:ascii="Times New Roman" w:eastAsia="標楷體" w:hAnsi="Times New Roman" w:cs="Times New Roman" w:hint="eastAsia"/>
        </w:rPr>
        <w:t>填</w:t>
      </w:r>
      <w:r w:rsidR="007A6E18" w:rsidRPr="007A6E18">
        <w:rPr>
          <w:rFonts w:ascii="Times New Roman" w:eastAsia="標楷體" w:hAnsi="Times New Roman" w:cs="Times New Roman"/>
        </w:rPr>
        <w:t>寫互動經驗問卷，包括對於實體導覽的感受、與</w:t>
      </w:r>
      <w:ins w:id="127" w:author="Weijane Lin" w:date="2025-10-31T23:11:00Z" w16du:dateUtc="2025-10-31T15:11:00Z">
        <w:r w:rsidR="00127BC9">
          <w:rPr>
            <w:rFonts w:ascii="Times New Roman" w:eastAsia="標楷體" w:hAnsi="Times New Roman" w:cs="Times New Roman" w:hint="eastAsia"/>
          </w:rPr>
          <w:t>阿蓬</w:t>
        </w:r>
      </w:ins>
      <w:del w:id="128" w:author="Weijane Lin" w:date="2025-10-31T23:11:00Z" w16du:dateUtc="2025-10-31T15:11:00Z">
        <w:r w:rsidR="007A6E18" w:rsidRPr="007A6E18" w:rsidDel="00127BC9">
          <w:rPr>
            <w:rFonts w:ascii="Times New Roman" w:eastAsia="標楷體" w:hAnsi="Times New Roman" w:cs="Times New Roman"/>
          </w:rPr>
          <w:delText>機器人</w:delText>
        </w:r>
      </w:del>
      <w:r w:rsidR="007A6E18" w:rsidRPr="007A6E18">
        <w:rPr>
          <w:rFonts w:ascii="Times New Roman" w:eastAsia="標楷體" w:hAnsi="Times New Roman" w:cs="Times New Roman"/>
        </w:rPr>
        <w:t>互動的經驗感受、對於</w:t>
      </w:r>
      <w:ins w:id="129" w:author="Weijane Lin" w:date="2025-10-31T23:11:00Z" w16du:dateUtc="2025-10-31T15:11:00Z">
        <w:r w:rsidR="00127BC9">
          <w:rPr>
            <w:rFonts w:ascii="Times New Roman" w:eastAsia="標楷體" w:hAnsi="Times New Roman" w:cs="Times New Roman" w:hint="eastAsia"/>
          </w:rPr>
          <w:t>阿蓬</w:t>
        </w:r>
      </w:ins>
      <w:del w:id="130" w:author="Weijane Lin" w:date="2025-10-31T23:11:00Z" w16du:dateUtc="2025-10-31T15:11:00Z">
        <w:r w:rsidR="007A6E18" w:rsidRPr="007A6E18" w:rsidDel="00127BC9">
          <w:rPr>
            <w:rFonts w:ascii="Times New Roman" w:eastAsia="標楷體" w:hAnsi="Times New Roman" w:cs="Times New Roman"/>
          </w:rPr>
          <w:delText>機器人</w:delText>
        </w:r>
      </w:del>
      <w:r w:rsidR="007A6E18" w:rsidRPr="007A6E18">
        <w:rPr>
          <w:rFonts w:ascii="Times New Roman" w:eastAsia="標楷體" w:hAnsi="Times New Roman" w:cs="Times New Roman"/>
        </w:rPr>
        <w:t>理解</w:t>
      </w:r>
      <w:r w:rsidR="007A6E18" w:rsidRPr="007A6E18">
        <w:rPr>
          <w:rFonts w:ascii="Times New Roman" w:eastAsia="標楷體" w:hAnsi="Times New Roman" w:cs="Times New Roman"/>
        </w:rPr>
        <w:t>/</w:t>
      </w:r>
      <w:r w:rsidR="007A6E18" w:rsidRPr="007A6E18">
        <w:rPr>
          <w:rFonts w:ascii="Times New Roman" w:eastAsia="標楷體" w:hAnsi="Times New Roman" w:cs="Times New Roman"/>
        </w:rPr>
        <w:t>說話</w:t>
      </w:r>
      <w:r w:rsidR="007A6E18" w:rsidRPr="007A6E18">
        <w:rPr>
          <w:rFonts w:ascii="Times New Roman" w:eastAsia="標楷體" w:hAnsi="Times New Roman" w:cs="Times New Roman"/>
        </w:rPr>
        <w:t>/</w:t>
      </w:r>
      <w:r w:rsidR="007A6E18" w:rsidRPr="007A6E18">
        <w:rPr>
          <w:rFonts w:ascii="Times New Roman" w:eastAsia="標楷體" w:hAnsi="Times New Roman" w:cs="Times New Roman"/>
        </w:rPr>
        <w:t>對話順暢度的評分，以及對於此展覽、機器人的其他感受與想法。</w:t>
      </w:r>
    </w:p>
    <w:p w14:paraId="6CF9A1E3" w14:textId="2D3FEFE2" w:rsidR="00590DFF" w:rsidRPr="000D484A" w:rsidRDefault="00AB47A6">
      <w:pPr>
        <w:spacing w:after="120"/>
        <w:ind w:firstLine="482"/>
        <w:rPr>
          <w:rFonts w:ascii="Times New Roman" w:eastAsia="標楷體" w:hAnsi="Times New Roman" w:cs="Times New Roman"/>
        </w:rPr>
        <w:pPrChange w:id="131" w:author="Weijane Lin" w:date="2025-10-31T23:24:00Z" w16du:dateUtc="2025-10-31T15:24:00Z">
          <w:pPr>
            <w:ind w:firstLine="480"/>
          </w:pPr>
        </w:pPrChange>
      </w:pPr>
      <w:del w:id="132" w:author="Weijane Lin" w:date="2025-10-31T23:11:00Z" w16du:dateUtc="2025-10-31T15:11:00Z">
        <w:r w:rsidRPr="000D484A" w:rsidDel="00127BC9">
          <w:rPr>
            <w:rFonts w:ascii="Times New Roman" w:eastAsia="標楷體" w:hAnsi="Times New Roman" w:cs="Times New Roman"/>
          </w:rPr>
          <w:delText>整體而言，</w:delText>
        </w:r>
      </w:del>
      <w:r w:rsidR="00AE108B" w:rsidRPr="000D484A">
        <w:rPr>
          <w:rFonts w:ascii="Times New Roman" w:eastAsia="標楷體" w:hAnsi="Times New Roman" w:cs="Times New Roman"/>
        </w:rPr>
        <w:t>研究結果</w:t>
      </w:r>
      <w:del w:id="133" w:author="Weijane Lin" w:date="2025-10-31T23:11:00Z" w16du:dateUtc="2025-10-31T15:11:00Z">
        <w:r w:rsidR="00AE108B" w:rsidRPr="000D484A" w:rsidDel="00127BC9">
          <w:rPr>
            <w:rFonts w:ascii="Times New Roman" w:eastAsia="標楷體" w:hAnsi="Times New Roman" w:cs="Times New Roman" w:hint="eastAsia"/>
          </w:rPr>
          <w:delText>發現，</w:delText>
        </w:r>
      </w:del>
      <w:ins w:id="134" w:author="Weijane Lin" w:date="2025-10-31T23:11:00Z" w16du:dateUtc="2025-10-31T15:11:00Z">
        <w:r w:rsidR="00127BC9">
          <w:rPr>
            <w:rFonts w:ascii="Times New Roman" w:eastAsia="標楷體" w:hAnsi="Times New Roman" w:cs="Times New Roman" w:hint="eastAsia"/>
          </w:rPr>
          <w:t>顯示</w:t>
        </w:r>
      </w:ins>
      <w:r w:rsidRPr="000D484A">
        <w:rPr>
          <w:rFonts w:ascii="Times New Roman" w:eastAsia="標楷體" w:hAnsi="Times New Roman" w:cs="Times New Roman"/>
        </w:rPr>
        <w:t>觀眾與</w:t>
      </w:r>
      <w:ins w:id="135" w:author="Weijane Lin" w:date="2025-10-31T23:11:00Z" w16du:dateUtc="2025-10-31T15:11:00Z">
        <w:r w:rsidR="00127BC9">
          <w:rPr>
            <w:rFonts w:ascii="Times New Roman" w:eastAsia="標楷體" w:hAnsi="Times New Roman" w:cs="Times New Roman" w:hint="eastAsia"/>
          </w:rPr>
          <w:t>阿蓬</w:t>
        </w:r>
      </w:ins>
      <w:del w:id="136" w:author="Weijane Lin" w:date="2025-10-31T23:11:00Z" w16du:dateUtc="2025-10-31T15:11:00Z">
        <w:r w:rsidRPr="000D484A" w:rsidDel="00127BC9">
          <w:rPr>
            <w:rFonts w:ascii="Times New Roman" w:eastAsia="標楷體" w:hAnsi="Times New Roman" w:cs="Times New Roman"/>
          </w:rPr>
          <w:delText>機器人</w:delText>
        </w:r>
      </w:del>
      <w:r w:rsidRPr="000D484A">
        <w:rPr>
          <w:rFonts w:ascii="Times New Roman" w:eastAsia="標楷體" w:hAnsi="Times New Roman" w:cs="Times New Roman"/>
        </w:rPr>
        <w:t>互動順暢，參與者也都表現出積極投入，以及正向的情緒與態度。多數參與者傾向與</w:t>
      </w:r>
      <w:ins w:id="137" w:author="Weijane Lin" w:date="2025-10-31T23:11:00Z" w16du:dateUtc="2025-10-31T15:11:00Z">
        <w:r w:rsidR="00127BC9">
          <w:rPr>
            <w:rFonts w:ascii="Times New Roman" w:eastAsia="標楷體" w:hAnsi="Times New Roman" w:cs="Times New Roman" w:hint="eastAsia"/>
          </w:rPr>
          <w:t>阿蓬</w:t>
        </w:r>
      </w:ins>
      <w:del w:id="138" w:author="Weijane Lin" w:date="2025-10-31T23:11:00Z" w16du:dateUtc="2025-10-31T15:11:00Z">
        <w:r w:rsidRPr="000D484A" w:rsidDel="00127BC9">
          <w:rPr>
            <w:rFonts w:ascii="Times New Roman" w:eastAsia="標楷體" w:hAnsi="Times New Roman" w:cs="Times New Roman"/>
          </w:rPr>
          <w:delText>機器人</w:delText>
        </w:r>
      </w:del>
      <w:r w:rsidRPr="000D484A">
        <w:rPr>
          <w:rFonts w:ascii="Times New Roman" w:eastAsia="標楷體" w:hAnsi="Times New Roman" w:cs="Times New Roman"/>
        </w:rPr>
        <w:t>互動時蹲低、將身高接近</w:t>
      </w:r>
      <w:ins w:id="139" w:author="Weijane Lin" w:date="2025-10-31T23:11:00Z" w16du:dateUtc="2025-10-31T15:11:00Z">
        <w:r w:rsidR="00127BC9">
          <w:rPr>
            <w:rFonts w:ascii="Times New Roman" w:eastAsia="標楷體" w:hAnsi="Times New Roman" w:cs="Times New Roman" w:hint="eastAsia"/>
          </w:rPr>
          <w:t>阿蓬</w:t>
        </w:r>
      </w:ins>
      <w:del w:id="140" w:author="Weijane Lin" w:date="2025-10-31T23:11:00Z" w16du:dateUtc="2025-10-31T15:11:00Z">
        <w:r w:rsidRPr="000D484A" w:rsidDel="00127BC9">
          <w:rPr>
            <w:rFonts w:ascii="Times New Roman" w:eastAsia="標楷體" w:hAnsi="Times New Roman" w:cs="Times New Roman"/>
          </w:rPr>
          <w:delText>機器人</w:delText>
        </w:r>
      </w:del>
      <w:r w:rsidRPr="000D484A">
        <w:rPr>
          <w:rFonts w:ascii="Times New Roman" w:eastAsia="標楷體" w:hAnsi="Times New Roman" w:cs="Times New Roman"/>
        </w:rPr>
        <w:t>臉部的高度，且身體靠近</w:t>
      </w:r>
      <w:ins w:id="141" w:author="Weijane Lin" w:date="2025-10-31T23:11:00Z" w16du:dateUtc="2025-10-31T15:11:00Z">
        <w:r w:rsidR="00127BC9">
          <w:rPr>
            <w:rFonts w:ascii="Times New Roman" w:eastAsia="標楷體" w:hAnsi="Times New Roman" w:cs="Times New Roman" w:hint="eastAsia"/>
          </w:rPr>
          <w:t>阿蓬</w:t>
        </w:r>
      </w:ins>
      <w:del w:id="142" w:author="Weijane Lin" w:date="2025-10-31T23:11:00Z" w16du:dateUtc="2025-10-31T15:11:00Z">
        <w:r w:rsidRPr="000D484A" w:rsidDel="00127BC9">
          <w:rPr>
            <w:rFonts w:ascii="Times New Roman" w:eastAsia="標楷體" w:hAnsi="Times New Roman" w:cs="Times New Roman"/>
          </w:rPr>
          <w:delText>機器人</w:delText>
        </w:r>
      </w:del>
      <w:r w:rsidRPr="000D484A">
        <w:rPr>
          <w:rFonts w:ascii="Times New Roman" w:eastAsia="標楷體" w:hAnsi="Times New Roman" w:cs="Times New Roman"/>
        </w:rPr>
        <w:t>。而互動過程中部分觀眾（尤其是大學生參與者）想要</w:t>
      </w:r>
      <w:r w:rsidRPr="000D484A">
        <w:rPr>
          <w:rFonts w:ascii="Times New Roman" w:eastAsia="標楷體" w:hAnsi="Times New Roman" w:cs="Times New Roman"/>
        </w:rPr>
        <w:lastRenderedPageBreak/>
        <w:t>觸摸</w:t>
      </w:r>
      <w:ins w:id="143" w:author="Weijane Lin" w:date="2025-10-31T23:11:00Z" w16du:dateUtc="2025-10-31T15:11:00Z">
        <w:r w:rsidR="00127BC9">
          <w:rPr>
            <w:rFonts w:ascii="Times New Roman" w:eastAsia="標楷體" w:hAnsi="Times New Roman" w:cs="Times New Roman" w:hint="eastAsia"/>
          </w:rPr>
          <w:t>阿蓬</w:t>
        </w:r>
      </w:ins>
      <w:del w:id="144" w:author="Weijane Lin" w:date="2025-10-31T23:11:00Z" w16du:dateUtc="2025-10-31T15:11:00Z">
        <w:r w:rsidRPr="000D484A" w:rsidDel="00127BC9">
          <w:rPr>
            <w:rFonts w:ascii="Times New Roman" w:eastAsia="標楷體" w:hAnsi="Times New Roman" w:cs="Times New Roman"/>
          </w:rPr>
          <w:delText>機器人</w:delText>
        </w:r>
      </w:del>
      <w:r w:rsidRPr="000D484A">
        <w:rPr>
          <w:rFonts w:ascii="Times New Roman" w:eastAsia="標楷體" w:hAnsi="Times New Roman" w:cs="Times New Roman"/>
        </w:rPr>
        <w:t>的頭、手等部位，希望可以跟</w:t>
      </w:r>
      <w:ins w:id="145" w:author="Weijane Lin" w:date="2025-10-31T23:11:00Z" w16du:dateUtc="2025-10-31T15:11:00Z">
        <w:r w:rsidR="00127BC9">
          <w:rPr>
            <w:rFonts w:ascii="Times New Roman" w:eastAsia="標楷體" w:hAnsi="Times New Roman" w:cs="Times New Roman" w:hint="eastAsia"/>
          </w:rPr>
          <w:t>阿蓬</w:t>
        </w:r>
      </w:ins>
      <w:del w:id="146" w:author="Weijane Lin" w:date="2025-10-31T23:11:00Z" w16du:dateUtc="2025-10-31T15:11:00Z">
        <w:r w:rsidRPr="000D484A" w:rsidDel="00127BC9">
          <w:rPr>
            <w:rFonts w:ascii="Times New Roman" w:eastAsia="標楷體" w:hAnsi="Times New Roman" w:cs="Times New Roman"/>
          </w:rPr>
          <w:delText>機器人</w:delText>
        </w:r>
      </w:del>
      <w:r w:rsidRPr="000D484A">
        <w:rPr>
          <w:rFonts w:ascii="Times New Roman" w:eastAsia="標楷體" w:hAnsi="Times New Roman" w:cs="Times New Roman"/>
        </w:rPr>
        <w:t>有更多的接觸與互動。在</w:t>
      </w:r>
      <w:ins w:id="147" w:author="Weijane Lin" w:date="2025-10-31T23:12:00Z" w16du:dateUtc="2025-10-31T15:12:00Z">
        <w:r w:rsidR="00127BC9">
          <w:rPr>
            <w:rFonts w:ascii="Times New Roman" w:eastAsia="標楷體" w:hAnsi="Times New Roman" w:cs="Times New Roman" w:hint="eastAsia"/>
          </w:rPr>
          <w:t>阿蓬</w:t>
        </w:r>
      </w:ins>
      <w:del w:id="148" w:author="Weijane Lin" w:date="2025-10-31T23:12:00Z" w16du:dateUtc="2025-10-31T15:12:00Z">
        <w:r w:rsidRPr="000D484A" w:rsidDel="00127BC9">
          <w:rPr>
            <w:rFonts w:ascii="Times New Roman" w:eastAsia="標楷體" w:hAnsi="Times New Roman" w:cs="Times New Roman"/>
          </w:rPr>
          <w:delText>機器人</w:delText>
        </w:r>
      </w:del>
      <w:r w:rsidRPr="000D484A">
        <w:rPr>
          <w:rFonts w:ascii="Times New Roman" w:eastAsia="標楷體" w:hAnsi="Times New Roman" w:cs="Times New Roman"/>
        </w:rPr>
        <w:t>問答環節部分，觀眾皆表現出積極投入</w:t>
      </w:r>
      <w:r w:rsidR="0087358F" w:rsidRPr="000D484A">
        <w:rPr>
          <w:rFonts w:ascii="Times New Roman" w:eastAsia="標楷體" w:hAnsi="Times New Roman" w:cs="Times New Roman"/>
        </w:rPr>
        <w:t>參與</w:t>
      </w:r>
      <w:r w:rsidRPr="000D484A">
        <w:rPr>
          <w:rFonts w:ascii="Times New Roman" w:eastAsia="標楷體" w:hAnsi="Times New Roman" w:cs="Times New Roman"/>
        </w:rPr>
        <w:t>，</w:t>
      </w:r>
      <w:del w:id="149" w:author="Weijane Lin" w:date="2025-10-31T23:12:00Z" w16du:dateUtc="2025-10-31T15:12:00Z">
        <w:r w:rsidRPr="000D484A" w:rsidDel="00953AFD">
          <w:rPr>
            <w:rFonts w:ascii="Times New Roman" w:eastAsia="標楷體" w:hAnsi="Times New Roman" w:cs="Times New Roman" w:hint="eastAsia"/>
          </w:rPr>
          <w:delText>在</w:delText>
        </w:r>
      </w:del>
      <w:ins w:id="150" w:author="Weijane Lin" w:date="2025-10-31T23:12:00Z" w16du:dateUtc="2025-10-31T15:12:00Z">
        <w:r w:rsidR="00953AFD">
          <w:rPr>
            <w:rFonts w:ascii="Times New Roman" w:eastAsia="標楷體" w:hAnsi="Times New Roman" w:cs="Times New Roman" w:hint="eastAsia"/>
          </w:rPr>
          <w:t>如阿蓬</w:t>
        </w:r>
      </w:ins>
      <w:del w:id="151" w:author="Weijane Lin" w:date="2025-10-31T23:12:00Z" w16du:dateUtc="2025-10-31T15:12:00Z">
        <w:r w:rsidRPr="000D484A" w:rsidDel="00953AFD">
          <w:rPr>
            <w:rFonts w:ascii="Times New Roman" w:eastAsia="標楷體" w:hAnsi="Times New Roman" w:cs="Times New Roman"/>
          </w:rPr>
          <w:delText>機器人</w:delText>
        </w:r>
      </w:del>
      <w:r w:rsidRPr="000D484A">
        <w:rPr>
          <w:rFonts w:ascii="Times New Roman" w:eastAsia="標楷體" w:hAnsi="Times New Roman" w:cs="Times New Roman"/>
        </w:rPr>
        <w:t>提出磯小屋相關問題時，多數觀眾都快速</w:t>
      </w:r>
      <w:del w:id="152" w:author="Weijane Lin" w:date="2025-10-31T23:12:00Z" w16du:dateUtc="2025-10-31T15:12:00Z">
        <w:r w:rsidRPr="000D484A" w:rsidDel="00953AFD">
          <w:rPr>
            <w:rFonts w:ascii="Times New Roman" w:eastAsia="標楷體" w:hAnsi="Times New Roman" w:cs="Times New Roman" w:hint="eastAsia"/>
          </w:rPr>
          <w:delText>回憶</w:delText>
        </w:r>
      </w:del>
      <w:ins w:id="153" w:author="Weijane Lin" w:date="2025-10-31T23:12:00Z" w16du:dateUtc="2025-10-31T15:12:00Z">
        <w:r w:rsidR="00953AFD">
          <w:rPr>
            <w:rFonts w:ascii="Times New Roman" w:eastAsia="標楷體" w:hAnsi="Times New Roman" w:cs="Times New Roman" w:hint="eastAsia"/>
          </w:rPr>
          <w:t>回應</w:t>
        </w:r>
      </w:ins>
      <w:r w:rsidRPr="000D484A">
        <w:rPr>
          <w:rFonts w:ascii="Times New Roman" w:eastAsia="標楷體" w:hAnsi="Times New Roman" w:cs="Times New Roman"/>
        </w:rPr>
        <w:t>，或是回到展場中找尋答案，希望自己可以答對。當自己回答正確受到</w:t>
      </w:r>
      <w:ins w:id="154" w:author="Weijane Lin" w:date="2025-10-31T23:12:00Z" w16du:dateUtc="2025-10-31T15:12:00Z">
        <w:r w:rsidR="00953AFD">
          <w:rPr>
            <w:rFonts w:ascii="Times New Roman" w:eastAsia="標楷體" w:hAnsi="Times New Roman" w:cs="Times New Roman" w:hint="eastAsia"/>
          </w:rPr>
          <w:t>阿蓬</w:t>
        </w:r>
      </w:ins>
      <w:del w:id="155" w:author="Weijane Lin" w:date="2025-10-31T23:12:00Z" w16du:dateUtc="2025-10-31T15:12:00Z">
        <w:r w:rsidRPr="000D484A" w:rsidDel="00953AFD">
          <w:rPr>
            <w:rFonts w:ascii="Times New Roman" w:eastAsia="標楷體" w:hAnsi="Times New Roman" w:cs="Times New Roman"/>
          </w:rPr>
          <w:delText>機器人</w:delText>
        </w:r>
      </w:del>
      <w:r w:rsidRPr="000D484A">
        <w:rPr>
          <w:rFonts w:ascii="Times New Roman" w:eastAsia="標楷體" w:hAnsi="Times New Roman" w:cs="Times New Roman"/>
        </w:rPr>
        <w:t>稱讚時，參與者露出開心、興奮、驕傲的表情，有些參與者會為自己鼓掌或是與同伴擊掌。</w:t>
      </w:r>
      <w:del w:id="156" w:author="Weijane Lin" w:date="2025-10-31T23:12:00Z" w16du:dateUtc="2025-10-31T15:12:00Z">
        <w:r w:rsidR="009B4F2C" w:rsidRPr="000D484A" w:rsidDel="00953AFD">
          <w:rPr>
            <w:rFonts w:ascii="Times New Roman" w:eastAsia="標楷體" w:hAnsi="Times New Roman" w:cs="Times New Roman"/>
          </w:rPr>
          <w:delText>在</w:delText>
        </w:r>
      </w:del>
      <w:r w:rsidR="009B4F2C" w:rsidRPr="000D484A">
        <w:rPr>
          <w:rFonts w:ascii="Times New Roman" w:eastAsia="標楷體" w:hAnsi="Times New Roman" w:cs="Times New Roman"/>
        </w:rPr>
        <w:t>問卷結果</w:t>
      </w:r>
      <w:del w:id="157" w:author="Weijane Lin" w:date="2025-10-31T23:12:00Z" w16du:dateUtc="2025-10-31T15:12:00Z">
        <w:r w:rsidR="009B4F2C" w:rsidRPr="000D484A" w:rsidDel="00953AFD">
          <w:rPr>
            <w:rFonts w:ascii="Times New Roman" w:eastAsia="標楷體" w:hAnsi="Times New Roman" w:cs="Times New Roman" w:hint="eastAsia"/>
          </w:rPr>
          <w:delText>方面</w:delText>
        </w:r>
      </w:del>
      <w:ins w:id="158" w:author="Weijane Lin" w:date="2025-10-31T23:12:00Z" w16du:dateUtc="2025-10-31T15:12:00Z">
        <w:r w:rsidR="00953AFD">
          <w:rPr>
            <w:rFonts w:ascii="Times New Roman" w:eastAsia="標楷體" w:hAnsi="Times New Roman" w:cs="Times New Roman" w:hint="eastAsia"/>
          </w:rPr>
          <w:t>顯示</w:t>
        </w:r>
      </w:ins>
      <w:r w:rsidR="009B4F2C" w:rsidRPr="000D484A">
        <w:rPr>
          <w:rFonts w:ascii="Times New Roman" w:eastAsia="標楷體" w:hAnsi="Times New Roman" w:cs="Times New Roman" w:hint="eastAsia"/>
        </w:rPr>
        <w:t>，</w:t>
      </w:r>
      <w:del w:id="159" w:author="Weijane Lin" w:date="2025-10-31T23:13:00Z" w16du:dateUtc="2025-10-31T15:13:00Z">
        <w:r w:rsidR="009B4F2C" w:rsidRPr="00590DFF" w:rsidDel="00953AFD">
          <w:rPr>
            <w:rFonts w:ascii="Times New Roman" w:eastAsia="標楷體" w:hAnsi="Times New Roman" w:cs="Times New Roman" w:hint="eastAsia"/>
          </w:rPr>
          <w:delText>在</w:delText>
        </w:r>
        <w:r w:rsidR="009B4F2C" w:rsidRPr="00590DFF" w:rsidDel="00953AFD">
          <w:rPr>
            <w:rFonts w:ascii="Times New Roman" w:eastAsia="標楷體" w:hAnsi="Times New Roman" w:cs="Times New Roman"/>
          </w:rPr>
          <w:delText>機器人互動體驗的部分，</w:delText>
        </w:r>
      </w:del>
      <w:r w:rsidR="009B4F2C" w:rsidRPr="00590DFF">
        <w:rPr>
          <w:rFonts w:ascii="Times New Roman" w:eastAsia="標楷體" w:hAnsi="Times New Roman" w:cs="Times New Roman"/>
        </w:rPr>
        <w:t>參與者</w:t>
      </w:r>
      <w:ins w:id="160" w:author="Weijane Lin" w:date="2025-10-31T23:13:00Z" w16du:dateUtc="2025-10-31T15:13:00Z">
        <w:r w:rsidR="00953AFD">
          <w:rPr>
            <w:rFonts w:ascii="Times New Roman" w:eastAsia="標楷體" w:hAnsi="Times New Roman" w:cs="Times New Roman" w:hint="eastAsia"/>
          </w:rPr>
          <w:t>對與阿蓬的互動體驗</w:t>
        </w:r>
      </w:ins>
      <w:r w:rsidR="009B4F2C" w:rsidRPr="00590DFF">
        <w:rPr>
          <w:rFonts w:ascii="Times New Roman" w:eastAsia="標楷體" w:hAnsi="Times New Roman" w:cs="Times New Roman" w:hint="eastAsia"/>
        </w:rPr>
        <w:t>多</w:t>
      </w:r>
      <w:r w:rsidR="009B4F2C" w:rsidRPr="00590DFF">
        <w:rPr>
          <w:rFonts w:ascii="Times New Roman" w:eastAsia="標楷體" w:hAnsi="Times New Roman" w:cs="Times New Roman"/>
        </w:rPr>
        <w:t>數抱持肯定正向的態度，</w:t>
      </w:r>
      <w:ins w:id="161" w:author="Weijane Lin" w:date="2025-10-31T23:13:00Z" w16du:dateUtc="2025-10-31T15:13:00Z">
        <w:r w:rsidR="00953AFD">
          <w:rPr>
            <w:rFonts w:ascii="Times New Roman" w:eastAsia="標楷體" w:hAnsi="Times New Roman" w:cs="Times New Roman" w:hint="eastAsia"/>
          </w:rPr>
          <w:t>並贊同</w:t>
        </w:r>
      </w:ins>
      <w:del w:id="162" w:author="Weijane Lin" w:date="2025-10-31T23:13:00Z" w16du:dateUtc="2025-10-31T15:13:00Z">
        <w:r w:rsidR="009B4F2C" w:rsidRPr="00590DFF" w:rsidDel="00953AFD">
          <w:rPr>
            <w:rFonts w:ascii="Times New Roman" w:eastAsia="標楷體" w:hAnsi="Times New Roman" w:cs="Times New Roman" w:hint="eastAsia"/>
          </w:rPr>
          <w:delText>對於</w:delText>
        </w:r>
      </w:del>
      <w:ins w:id="163" w:author="Weijane Lin" w:date="2025-10-31T23:13:00Z" w16du:dateUtc="2025-10-31T15:13:00Z">
        <w:r w:rsidR="00953AFD">
          <w:rPr>
            <w:rFonts w:ascii="Times New Roman" w:eastAsia="標楷體" w:hAnsi="Times New Roman" w:cs="Times New Roman" w:hint="eastAsia"/>
          </w:rPr>
          <w:t>與阿蓬</w:t>
        </w:r>
      </w:ins>
      <w:del w:id="164" w:author="Weijane Lin" w:date="2025-10-31T23:13:00Z" w16du:dateUtc="2025-10-31T15:13:00Z">
        <w:r w:rsidR="009B4F2C" w:rsidRPr="00590DFF" w:rsidDel="00953AFD">
          <w:rPr>
            <w:rFonts w:ascii="Times New Roman" w:eastAsia="標楷體" w:hAnsi="Times New Roman" w:cs="Times New Roman"/>
          </w:rPr>
          <w:delText>機器人</w:delText>
        </w:r>
      </w:del>
      <w:r w:rsidR="009B4F2C" w:rsidRPr="00590DFF">
        <w:rPr>
          <w:rFonts w:ascii="Times New Roman" w:eastAsia="標楷體" w:hAnsi="Times New Roman" w:cs="Times New Roman"/>
        </w:rPr>
        <w:t>的問答</w:t>
      </w:r>
      <w:del w:id="165" w:author="Weijane Lin" w:date="2025-10-31T23:13:00Z" w16du:dateUtc="2025-10-31T15:13:00Z">
        <w:r w:rsidR="009B4F2C" w:rsidRPr="00590DFF" w:rsidDel="00953AFD">
          <w:rPr>
            <w:rFonts w:ascii="Times New Roman" w:eastAsia="標楷體" w:hAnsi="Times New Roman" w:cs="Times New Roman" w:hint="eastAsia"/>
          </w:rPr>
          <w:delText>與</w:delText>
        </w:r>
      </w:del>
      <w:ins w:id="166" w:author="Weijane Lin" w:date="2025-10-31T23:13:00Z" w16du:dateUtc="2025-10-31T15:13:00Z">
        <w:r w:rsidR="00953AFD">
          <w:rPr>
            <w:rFonts w:ascii="Times New Roman" w:eastAsia="標楷體" w:hAnsi="Times New Roman" w:cs="Times New Roman" w:hint="eastAsia"/>
          </w:rPr>
          <w:t>及</w:t>
        </w:r>
      </w:ins>
      <w:r w:rsidR="009B4F2C" w:rsidRPr="00590DFF">
        <w:rPr>
          <w:rFonts w:ascii="Times New Roman" w:eastAsia="標楷體" w:hAnsi="Times New Roman" w:cs="Times New Roman"/>
        </w:rPr>
        <w:t>互動</w:t>
      </w:r>
      <w:ins w:id="167" w:author="Weijane Lin" w:date="2025-10-31T23:13:00Z" w16du:dateUtc="2025-10-31T15:13:00Z">
        <w:r w:rsidR="00953AFD">
          <w:rPr>
            <w:rFonts w:ascii="Times New Roman" w:eastAsia="標楷體" w:hAnsi="Times New Roman" w:cs="Times New Roman" w:hint="eastAsia"/>
          </w:rPr>
          <w:t>，有助於他們</w:t>
        </w:r>
      </w:ins>
      <w:del w:id="168" w:author="Weijane Lin" w:date="2025-10-31T23:13:00Z" w16du:dateUtc="2025-10-31T15:13:00Z">
        <w:r w:rsidR="009B4F2C" w:rsidRPr="00590DFF" w:rsidDel="00953AFD">
          <w:rPr>
            <w:rFonts w:ascii="Times New Roman" w:eastAsia="標楷體" w:hAnsi="Times New Roman" w:cs="Times New Roman" w:hint="eastAsia"/>
          </w:rPr>
          <w:delText>可以幫助對於</w:delText>
        </w:r>
      </w:del>
      <w:ins w:id="169" w:author="Weijane Lin" w:date="2025-10-31T23:13:00Z" w16du:dateUtc="2025-10-31T15:13:00Z">
        <w:r w:rsidR="00953AFD">
          <w:rPr>
            <w:rFonts w:ascii="Times New Roman" w:eastAsia="標楷體" w:hAnsi="Times New Roman" w:cs="Times New Roman" w:hint="eastAsia"/>
          </w:rPr>
          <w:t>回顧</w:t>
        </w:r>
      </w:ins>
      <w:r w:rsidR="009B4F2C" w:rsidRPr="00590DFF">
        <w:rPr>
          <w:rFonts w:ascii="Times New Roman" w:eastAsia="標楷體" w:hAnsi="Times New Roman" w:cs="Times New Roman"/>
        </w:rPr>
        <w:t>展覽內容</w:t>
      </w:r>
      <w:del w:id="170" w:author="Weijane Lin" w:date="2025-10-31T23:13:00Z" w16du:dateUtc="2025-10-31T15:13:00Z">
        <w:r w:rsidR="009B4F2C" w:rsidRPr="00590DFF" w:rsidDel="00953AFD">
          <w:rPr>
            <w:rFonts w:ascii="Times New Roman" w:eastAsia="標楷體" w:hAnsi="Times New Roman" w:cs="Times New Roman" w:hint="eastAsia"/>
          </w:rPr>
          <w:delText>的回顧表示贊同</w:delText>
        </w:r>
      </w:del>
      <w:ins w:id="171" w:author="Weijane Lin" w:date="2025-10-31T23:13:00Z" w16du:dateUtc="2025-10-31T15:13:00Z">
        <w:r w:rsidR="00953AFD">
          <w:rPr>
            <w:rFonts w:ascii="Times New Roman" w:eastAsia="標楷體" w:hAnsi="Times New Roman" w:cs="Times New Roman" w:hint="eastAsia"/>
          </w:rPr>
          <w:t>且留下印象</w:t>
        </w:r>
      </w:ins>
      <w:r w:rsidR="009B4F2C" w:rsidRPr="00590DFF">
        <w:rPr>
          <w:rFonts w:ascii="Times New Roman" w:eastAsia="標楷體" w:hAnsi="Times New Roman" w:cs="Times New Roman" w:hint="eastAsia"/>
        </w:rPr>
        <w:t>。</w:t>
      </w:r>
      <w:del w:id="172" w:author="Weijane Lin" w:date="2025-10-31T23:13:00Z" w16du:dateUtc="2025-10-31T15:13:00Z">
        <w:r w:rsidR="009B4F2C" w:rsidRPr="00590DFF" w:rsidDel="00953AFD">
          <w:rPr>
            <w:rFonts w:ascii="Times New Roman" w:eastAsia="標楷體" w:hAnsi="Times New Roman" w:cs="Times New Roman"/>
          </w:rPr>
          <w:delText>在與機器人互動的部分，</w:delText>
        </w:r>
      </w:del>
      <w:r w:rsidR="009B4F2C" w:rsidRPr="00590DFF">
        <w:rPr>
          <w:rFonts w:ascii="Times New Roman" w:eastAsia="標楷體" w:hAnsi="Times New Roman" w:cs="Times New Roman"/>
        </w:rPr>
        <w:t>從問卷結果</w:t>
      </w:r>
      <w:ins w:id="173" w:author="Weijane Lin" w:date="2025-10-31T23:13:00Z" w16du:dateUtc="2025-10-31T15:13:00Z">
        <w:r w:rsidR="00953AFD">
          <w:rPr>
            <w:rFonts w:ascii="Times New Roman" w:eastAsia="標楷體" w:hAnsi="Times New Roman" w:cs="Times New Roman" w:hint="eastAsia"/>
          </w:rPr>
          <w:t>也</w:t>
        </w:r>
      </w:ins>
      <w:r w:rsidR="009B4F2C" w:rsidRPr="00590DFF">
        <w:rPr>
          <w:rFonts w:ascii="Times New Roman" w:eastAsia="標楷體" w:hAnsi="Times New Roman" w:cs="Times New Roman"/>
        </w:rPr>
        <w:t>可以看出，參與者與</w:t>
      </w:r>
      <w:ins w:id="174" w:author="Weijane Lin" w:date="2025-10-31T23:14:00Z" w16du:dateUtc="2025-10-31T15:14:00Z">
        <w:r w:rsidR="00953AFD">
          <w:rPr>
            <w:rFonts w:ascii="Times New Roman" w:eastAsia="標楷體" w:hAnsi="Times New Roman" w:cs="Times New Roman" w:hint="eastAsia"/>
          </w:rPr>
          <w:t>阿蓬</w:t>
        </w:r>
      </w:ins>
      <w:del w:id="175" w:author="Weijane Lin" w:date="2025-10-31T23:14:00Z" w16du:dateUtc="2025-10-31T15:14:00Z">
        <w:r w:rsidR="009B4F2C" w:rsidRPr="00590DFF" w:rsidDel="00953AFD">
          <w:rPr>
            <w:rFonts w:ascii="Times New Roman" w:eastAsia="標楷體" w:hAnsi="Times New Roman" w:cs="Times New Roman"/>
          </w:rPr>
          <w:delText>機器人</w:delText>
        </w:r>
      </w:del>
      <w:r w:rsidR="009B4F2C" w:rsidRPr="00590DFF">
        <w:rPr>
          <w:rFonts w:ascii="Times New Roman" w:eastAsia="標楷體" w:hAnsi="Times New Roman" w:cs="Times New Roman"/>
        </w:rPr>
        <w:t>互動是愉快且感到新鮮的。</w:t>
      </w:r>
      <w:r w:rsidR="00414B24" w:rsidRPr="00590DFF">
        <w:rPr>
          <w:rFonts w:ascii="Times New Roman" w:eastAsia="標楷體" w:hAnsi="Times New Roman" w:cs="Times New Roman"/>
        </w:rPr>
        <w:t>整體</w:t>
      </w:r>
      <w:del w:id="176" w:author="Weijane Lin" w:date="2025-10-31T23:14:00Z" w16du:dateUtc="2025-10-31T15:14:00Z">
        <w:r w:rsidR="00414B24" w:rsidRPr="00590DFF" w:rsidDel="00953AFD">
          <w:rPr>
            <w:rFonts w:ascii="Times New Roman" w:eastAsia="標楷體" w:hAnsi="Times New Roman" w:cs="Times New Roman" w:hint="eastAsia"/>
          </w:rPr>
          <w:delText>問卷</w:delText>
        </w:r>
      </w:del>
      <w:ins w:id="177" w:author="Weijane Lin" w:date="2025-10-31T23:14:00Z" w16du:dateUtc="2025-10-31T15:14:00Z">
        <w:r w:rsidR="00953AFD">
          <w:rPr>
            <w:rFonts w:ascii="Times New Roman" w:eastAsia="標楷體" w:hAnsi="Times New Roman" w:cs="Times New Roman" w:hint="eastAsia"/>
          </w:rPr>
          <w:t>調查</w:t>
        </w:r>
      </w:ins>
      <w:r w:rsidR="00414B24" w:rsidRPr="00590DFF">
        <w:rPr>
          <w:rFonts w:ascii="Times New Roman" w:eastAsia="標楷體" w:hAnsi="Times New Roman" w:cs="Times New Roman"/>
        </w:rPr>
        <w:t>結果</w:t>
      </w:r>
      <w:del w:id="178" w:author="Weijane Lin" w:date="2025-10-31T23:14:00Z" w16du:dateUtc="2025-10-31T15:14:00Z">
        <w:r w:rsidR="00414B24" w:rsidRPr="00590DFF" w:rsidDel="00953AFD">
          <w:rPr>
            <w:rFonts w:ascii="Times New Roman" w:eastAsia="標楷體" w:hAnsi="Times New Roman" w:cs="Times New Roman" w:hint="eastAsia"/>
          </w:rPr>
          <w:delText>顯示</w:delText>
        </w:r>
      </w:del>
      <w:ins w:id="179" w:author="Weijane Lin" w:date="2025-10-31T23:14:00Z" w16du:dateUtc="2025-10-31T15:14:00Z">
        <w:r w:rsidR="00953AFD">
          <w:rPr>
            <w:rFonts w:ascii="Times New Roman" w:eastAsia="標楷體" w:hAnsi="Times New Roman" w:cs="Times New Roman" w:hint="eastAsia"/>
          </w:rPr>
          <w:t>說明</w:t>
        </w:r>
      </w:ins>
      <w:r w:rsidR="00414B24" w:rsidRPr="00590DFF">
        <w:rPr>
          <w:rFonts w:ascii="Times New Roman" w:eastAsia="標楷體" w:hAnsi="Times New Roman" w:cs="Times New Roman"/>
        </w:rPr>
        <w:t>，</w:t>
      </w:r>
      <w:del w:id="180" w:author="Weijane Lin" w:date="2025-10-31T23:14:00Z" w16du:dateUtc="2025-10-31T15:14:00Z">
        <w:r w:rsidR="00414B24" w:rsidRPr="00590DFF" w:rsidDel="00953AFD">
          <w:rPr>
            <w:rFonts w:ascii="Times New Roman" w:eastAsia="標楷體" w:hAnsi="Times New Roman" w:cs="Times New Roman" w:hint="eastAsia"/>
          </w:rPr>
          <w:delText>磯小屋的真人實體</w:delText>
        </w:r>
      </w:del>
      <w:ins w:id="181" w:author="Weijane Lin" w:date="2025-10-31T23:14:00Z" w16du:dateUtc="2025-10-31T15:14:00Z">
        <w:r w:rsidR="00953AFD">
          <w:rPr>
            <w:rFonts w:ascii="Times New Roman" w:eastAsia="標楷體" w:hAnsi="Times New Roman" w:cs="Times New Roman" w:hint="eastAsia"/>
          </w:rPr>
          <w:t>機器人</w:t>
        </w:r>
      </w:ins>
      <w:r w:rsidR="00414B24" w:rsidRPr="00590DFF">
        <w:rPr>
          <w:rFonts w:ascii="Times New Roman" w:eastAsia="標楷體" w:hAnsi="Times New Roman" w:cs="Times New Roman"/>
        </w:rPr>
        <w:t>導覽不</w:t>
      </w:r>
      <w:del w:id="182" w:author="Weijane Lin" w:date="2025-10-31T23:14:00Z" w16du:dateUtc="2025-10-31T15:14:00Z">
        <w:r w:rsidR="00414B24" w:rsidRPr="00590DFF" w:rsidDel="00953AFD">
          <w:rPr>
            <w:rFonts w:ascii="Times New Roman" w:eastAsia="標楷體" w:hAnsi="Times New Roman" w:cs="Times New Roman" w:hint="eastAsia"/>
          </w:rPr>
          <w:delText>管</w:delText>
        </w:r>
      </w:del>
      <w:ins w:id="183" w:author="Weijane Lin" w:date="2025-10-31T23:15:00Z" w16du:dateUtc="2025-10-31T15:15:00Z">
        <w:r w:rsidR="00953AFD">
          <w:rPr>
            <w:rFonts w:ascii="Times New Roman" w:eastAsia="標楷體" w:hAnsi="Times New Roman" w:cs="Times New Roman" w:hint="eastAsia"/>
          </w:rPr>
          <w:t>論</w:t>
        </w:r>
      </w:ins>
      <w:r w:rsidR="00414B24" w:rsidRPr="00590DFF">
        <w:rPr>
          <w:rFonts w:ascii="Times New Roman" w:eastAsia="標楷體" w:hAnsi="Times New Roman" w:cs="Times New Roman"/>
        </w:rPr>
        <w:t>是</w:t>
      </w:r>
      <w:ins w:id="184" w:author="Weijane Lin" w:date="2025-10-31T23:15:00Z" w16du:dateUtc="2025-10-31T15:15:00Z">
        <w:r w:rsidR="00953AFD">
          <w:rPr>
            <w:rFonts w:ascii="Times New Roman" w:eastAsia="標楷體" w:hAnsi="Times New Roman" w:cs="Times New Roman" w:hint="eastAsia"/>
          </w:rPr>
          <w:t>在</w:t>
        </w:r>
      </w:ins>
      <w:r w:rsidR="00414B24" w:rsidRPr="00590DFF">
        <w:rPr>
          <w:rFonts w:ascii="Times New Roman" w:eastAsia="標楷體" w:hAnsi="Times New Roman" w:cs="Times New Roman"/>
        </w:rPr>
        <w:t>知識性、豐富度與趣味程度皆獲得好評</w:t>
      </w:r>
      <w:ins w:id="185" w:author="Weijane Lin" w:date="2025-10-31T23:15:00Z" w16du:dateUtc="2025-10-31T15:15:00Z">
        <w:r w:rsidR="00953AFD">
          <w:rPr>
            <w:rFonts w:ascii="Times New Roman" w:eastAsia="標楷體" w:hAnsi="Times New Roman" w:cs="Times New Roman" w:hint="eastAsia"/>
          </w:rPr>
          <w:t>，更重要的是</w:t>
        </w:r>
      </w:ins>
      <w:del w:id="186" w:author="Weijane Lin" w:date="2025-10-31T23:15:00Z" w16du:dateUtc="2025-10-31T15:15:00Z">
        <w:r w:rsidR="00414B24" w:rsidRPr="00590DFF" w:rsidDel="00953AFD">
          <w:rPr>
            <w:rFonts w:ascii="Times New Roman" w:eastAsia="標楷體" w:hAnsi="Times New Roman" w:cs="Times New Roman"/>
          </w:rPr>
          <w:delText>。而機器人結合磯小屋展覽，可以</w:delText>
        </w:r>
      </w:del>
      <w:r w:rsidR="00414B24" w:rsidRPr="00590DFF">
        <w:rPr>
          <w:rFonts w:ascii="Times New Roman" w:eastAsia="標楷體" w:hAnsi="Times New Roman" w:cs="Times New Roman"/>
        </w:rPr>
        <w:t>提升觀展者的學習與參與感，同時提供趣味性與反思性的回顧。</w:t>
      </w:r>
      <w:r w:rsidR="00035558" w:rsidRPr="00590DFF">
        <w:rPr>
          <w:rFonts w:ascii="Times New Roman" w:eastAsia="標楷體" w:hAnsi="Times New Roman" w:cs="Times New Roman"/>
        </w:rPr>
        <w:t>多數觀眾對於機器人結合展覽抱持正向且積極的態度。</w:t>
      </w:r>
      <w:r w:rsidR="00035558" w:rsidRPr="000D484A">
        <w:rPr>
          <w:rFonts w:ascii="Times New Roman" w:eastAsia="標楷體" w:hAnsi="Times New Roman" w:cs="Times New Roman"/>
        </w:rPr>
        <w:t>與磯小屋展覽中的阿蓬機器人互動後，可以看出觀眾對於機器人結合展覽場域有高度的興趣與期待，觀眾也分享對於未來機器人在展場中的期待與想像，可以歸納成三大方向：導覽解說、互動體驗、接待迎賓等功能。參與者不僅接受展場中出現機器人，更期待其具備知識性與娛樂性的整合應用，顯示機器人在博物館與文化展場中具有多元且值得深入探索的發展潛力。</w:t>
      </w:r>
    </w:p>
    <w:p w14:paraId="069CE7E6" w14:textId="295295D4" w:rsidR="00590642" w:rsidRPr="00590642" w:rsidRDefault="00590642">
      <w:pPr>
        <w:spacing w:after="120"/>
        <w:ind w:firstLine="482"/>
        <w:rPr>
          <w:rFonts w:ascii="Times New Roman" w:eastAsia="標楷體" w:hAnsi="Times New Roman" w:cs="Times New Roman"/>
        </w:rPr>
        <w:pPrChange w:id="187" w:author="Weijane Lin" w:date="2025-10-31T23:24:00Z" w16du:dateUtc="2025-10-31T15:24:00Z">
          <w:pPr>
            <w:ind w:firstLine="480"/>
          </w:pPr>
        </w:pPrChange>
      </w:pPr>
      <w:r w:rsidRPr="00590642">
        <w:rPr>
          <w:rFonts w:ascii="Times New Roman" w:eastAsia="標楷體" w:hAnsi="Times New Roman" w:cs="Times New Roman"/>
        </w:rPr>
        <w:t>本研究透過將互動式機器人</w:t>
      </w:r>
      <w:del w:id="188" w:author="Weijane Lin" w:date="2025-10-31T23:15:00Z" w16du:dateUtc="2025-10-31T15:15:00Z">
        <w:r w:rsidRPr="00590642" w:rsidDel="00953AFD">
          <w:rPr>
            <w:rFonts w:ascii="Times New Roman" w:eastAsia="標楷體" w:hAnsi="Times New Roman" w:cs="Times New Roman"/>
          </w:rPr>
          <w:delText>（阿蓬）</w:delText>
        </w:r>
      </w:del>
      <w:r w:rsidRPr="00590642">
        <w:rPr>
          <w:rFonts w:ascii="Times New Roman" w:eastAsia="標楷體" w:hAnsi="Times New Roman" w:cs="Times New Roman"/>
        </w:rPr>
        <w:t>導入磯永吉小屋百週年特展，進行場域實驗，讓觀眾在觀展後與機器人進行互動，探索機器人加入展覽後對於觀眾參與展覽、學習回顧的影響，同時觀察觀眾與機器人互動的態度。綜整問卷與實際互動結果，多數觀眾對於展覽與機器人都抱持正面態度，認為展覽與志工導覽的內容豐富有趣，在觀展後與機器人互動也可以增進他們對於展覽的回顧。機器人結合磯小屋展覽主題設計的互動問答流程，能有效吸引觀眾主動投入，並促進其對展覽內容的理解與記憶。機器人互動問答環節可以明顯看出觀眾積極正面的態度，</w:t>
      </w:r>
      <w:r w:rsidR="00FD17F3" w:rsidRPr="000D484A">
        <w:rPr>
          <w:rFonts w:ascii="Times New Roman" w:eastAsia="標楷體" w:hAnsi="Times New Roman" w:cs="Times New Roman"/>
        </w:rPr>
        <w:t>觀眾會</w:t>
      </w:r>
      <w:r w:rsidRPr="00590642">
        <w:rPr>
          <w:rFonts w:ascii="Times New Roman" w:eastAsia="標楷體" w:hAnsi="Times New Roman" w:cs="Times New Roman"/>
        </w:rPr>
        <w:t>迅速回到展場找尋答案，表現出強烈的學習回顧動機。除了現場互動，問卷結果也顯示，觀眾高度認同與機器人互動有助於他們觀展後的回顧，以及提醒展覽重點，認為與機器人的互動不僅幫助他們對於展覽的學習，同時提供趣味性、新鮮感。</w:t>
      </w:r>
    </w:p>
    <w:p w14:paraId="3D9AAD70" w14:textId="4A7D0258" w:rsidR="00FF55EF" w:rsidRPr="000D484A" w:rsidRDefault="00590642">
      <w:pPr>
        <w:spacing w:after="120"/>
        <w:ind w:firstLine="482"/>
        <w:rPr>
          <w:rFonts w:ascii="Times New Roman" w:eastAsia="標楷體" w:hAnsi="Times New Roman" w:cs="Times New Roman"/>
        </w:rPr>
        <w:pPrChange w:id="189" w:author="Weijane Lin" w:date="2025-10-31T23:24:00Z" w16du:dateUtc="2025-10-31T15:24:00Z">
          <w:pPr>
            <w:ind w:firstLine="480"/>
          </w:pPr>
        </w:pPrChange>
      </w:pPr>
      <w:r w:rsidRPr="00590642">
        <w:rPr>
          <w:rFonts w:ascii="Times New Roman" w:eastAsia="標楷體" w:hAnsi="Times New Roman" w:cs="Times New Roman"/>
        </w:rPr>
        <w:t>整體而言，本研究結果顯示觀眾對於機器人出現在展場中抱持正向開放的態度，互動時的情緒也多為開心、好奇，整體互動過程順暢，且觀眾表現出高度的參與感，對於機器人互動的潛力以及結合展覽的可能性普遍給予高度評價。當機器人以展覽知識為基礎，結合對話互動設計，可以有效提升觀眾的參與感與學習經驗、效果。未來在展覽設計中，機器人不僅可作為導覽與知識回顧的輔助角色，也具備成為引導、迎賓、與參觀流程整合的重要潛力，值得後續持續探索與發展。</w:t>
      </w:r>
    </w:p>
    <w:sectPr w:rsidR="00FF55EF" w:rsidRPr="000D484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201BA" w14:textId="77777777" w:rsidR="00F11DE9" w:rsidRDefault="00F11DE9" w:rsidP="0031484B">
      <w:pPr>
        <w:spacing w:after="0" w:line="240" w:lineRule="auto"/>
      </w:pPr>
      <w:r>
        <w:separator/>
      </w:r>
    </w:p>
  </w:endnote>
  <w:endnote w:type="continuationSeparator" w:id="0">
    <w:p w14:paraId="44B35C1D" w14:textId="77777777" w:rsidR="00F11DE9" w:rsidRDefault="00F11DE9" w:rsidP="00314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2010601000101010101"/>
    <w:charset w:val="88"/>
    <w:family w:val="script"/>
    <w:pitch w:val="fixed"/>
    <w:sig w:usb0="F1002BFF" w:usb1="29DFFFFF" w:usb2="00000037" w:usb3="00000000" w:csb0="001000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75D32" w14:textId="77777777" w:rsidR="00F11DE9" w:rsidRDefault="00F11DE9" w:rsidP="0031484B">
      <w:pPr>
        <w:spacing w:after="0" w:line="240" w:lineRule="auto"/>
      </w:pPr>
      <w:r>
        <w:separator/>
      </w:r>
    </w:p>
  </w:footnote>
  <w:footnote w:type="continuationSeparator" w:id="0">
    <w:p w14:paraId="1A10396F" w14:textId="77777777" w:rsidR="00F11DE9" w:rsidRDefault="00F11DE9" w:rsidP="0031484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ijane Lin">
    <w15:presenceInfo w15:providerId="AD" w15:userId="S::vjlin@ntu.edu.tw::f95cc56f-893c-4f90-9f73-22098d535a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trackRevision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59C"/>
    <w:rsid w:val="00035558"/>
    <w:rsid w:val="000D484A"/>
    <w:rsid w:val="00127BC9"/>
    <w:rsid w:val="001328A5"/>
    <w:rsid w:val="00134C4D"/>
    <w:rsid w:val="001648C1"/>
    <w:rsid w:val="001D1C69"/>
    <w:rsid w:val="00222D2A"/>
    <w:rsid w:val="0029273F"/>
    <w:rsid w:val="002B1A29"/>
    <w:rsid w:val="002E3303"/>
    <w:rsid w:val="0031484B"/>
    <w:rsid w:val="003217E7"/>
    <w:rsid w:val="00325CAB"/>
    <w:rsid w:val="003502AE"/>
    <w:rsid w:val="0035244E"/>
    <w:rsid w:val="00376AF5"/>
    <w:rsid w:val="003A4E1D"/>
    <w:rsid w:val="00414B24"/>
    <w:rsid w:val="00530407"/>
    <w:rsid w:val="00530B6F"/>
    <w:rsid w:val="0057159C"/>
    <w:rsid w:val="00590642"/>
    <w:rsid w:val="00590DFF"/>
    <w:rsid w:val="006377C5"/>
    <w:rsid w:val="006B1234"/>
    <w:rsid w:val="006C15B1"/>
    <w:rsid w:val="006E2900"/>
    <w:rsid w:val="00715C90"/>
    <w:rsid w:val="00763747"/>
    <w:rsid w:val="00773477"/>
    <w:rsid w:val="007A52BD"/>
    <w:rsid w:val="007A6E18"/>
    <w:rsid w:val="007A75B5"/>
    <w:rsid w:val="00813AA5"/>
    <w:rsid w:val="0083479E"/>
    <w:rsid w:val="00855195"/>
    <w:rsid w:val="0087358F"/>
    <w:rsid w:val="008C6F87"/>
    <w:rsid w:val="0091271F"/>
    <w:rsid w:val="00923CA4"/>
    <w:rsid w:val="00936398"/>
    <w:rsid w:val="00953AFD"/>
    <w:rsid w:val="009B4F2C"/>
    <w:rsid w:val="00A04421"/>
    <w:rsid w:val="00A931C8"/>
    <w:rsid w:val="00AB47A6"/>
    <w:rsid w:val="00AE108B"/>
    <w:rsid w:val="00B25336"/>
    <w:rsid w:val="00B6459E"/>
    <w:rsid w:val="00BA27B9"/>
    <w:rsid w:val="00BB6F39"/>
    <w:rsid w:val="00BC7683"/>
    <w:rsid w:val="00BF528B"/>
    <w:rsid w:val="00C244A9"/>
    <w:rsid w:val="00CA44D2"/>
    <w:rsid w:val="00D26EFC"/>
    <w:rsid w:val="00D3459C"/>
    <w:rsid w:val="00D47E16"/>
    <w:rsid w:val="00D65925"/>
    <w:rsid w:val="00D941FF"/>
    <w:rsid w:val="00DC0FE0"/>
    <w:rsid w:val="00DD4866"/>
    <w:rsid w:val="00DE3035"/>
    <w:rsid w:val="00EB24C7"/>
    <w:rsid w:val="00EC43D9"/>
    <w:rsid w:val="00F11DE9"/>
    <w:rsid w:val="00F14A2D"/>
    <w:rsid w:val="00FD17F3"/>
    <w:rsid w:val="00FD4B25"/>
    <w:rsid w:val="00FF55EF"/>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6FB49"/>
  <w15:chartTrackingRefBased/>
  <w15:docId w15:val="{D9DCB056-90BB-4526-BEB4-A5A857AD7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TW"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459C"/>
    <w:pPr>
      <w:keepNext/>
      <w:keepLines/>
      <w:spacing w:before="480" w:after="80"/>
      <w:outlineLvl w:val="0"/>
    </w:pPr>
    <w:rPr>
      <w:rFonts w:asciiTheme="majorHAnsi" w:eastAsiaTheme="majorEastAsia" w:hAnsiTheme="majorHAnsi" w:cstheme="majorBidi"/>
      <w:color w:val="0F4761" w:themeColor="accent1" w:themeShade="BF"/>
      <w:sz w:val="48"/>
      <w:szCs w:val="61"/>
    </w:rPr>
  </w:style>
  <w:style w:type="paragraph" w:styleId="2">
    <w:name w:val="heading 2"/>
    <w:basedOn w:val="a"/>
    <w:next w:val="a"/>
    <w:link w:val="20"/>
    <w:uiPriority w:val="9"/>
    <w:semiHidden/>
    <w:unhideWhenUsed/>
    <w:qFormat/>
    <w:rsid w:val="00D3459C"/>
    <w:pPr>
      <w:keepNext/>
      <w:keepLines/>
      <w:spacing w:before="160" w:after="80"/>
      <w:outlineLvl w:val="1"/>
    </w:pPr>
    <w:rPr>
      <w:rFonts w:asciiTheme="majorHAnsi" w:eastAsiaTheme="majorEastAsia" w:hAnsiTheme="majorHAnsi" w:cstheme="majorBidi"/>
      <w:color w:val="0F4761" w:themeColor="accent1" w:themeShade="BF"/>
      <w:sz w:val="40"/>
      <w:szCs w:val="50"/>
    </w:rPr>
  </w:style>
  <w:style w:type="paragraph" w:styleId="3">
    <w:name w:val="heading 3"/>
    <w:basedOn w:val="a"/>
    <w:next w:val="a"/>
    <w:link w:val="30"/>
    <w:uiPriority w:val="9"/>
    <w:semiHidden/>
    <w:unhideWhenUsed/>
    <w:qFormat/>
    <w:rsid w:val="00D3459C"/>
    <w:pPr>
      <w:keepNext/>
      <w:keepLines/>
      <w:spacing w:before="160" w:after="40"/>
      <w:outlineLvl w:val="2"/>
    </w:pPr>
    <w:rPr>
      <w:rFonts w:eastAsiaTheme="majorEastAsia" w:cstheme="majorBidi"/>
      <w:color w:val="0F4761" w:themeColor="accent1" w:themeShade="BF"/>
      <w:sz w:val="32"/>
      <w:szCs w:val="40"/>
    </w:rPr>
  </w:style>
  <w:style w:type="paragraph" w:styleId="4">
    <w:name w:val="heading 4"/>
    <w:basedOn w:val="a"/>
    <w:next w:val="a"/>
    <w:link w:val="40"/>
    <w:uiPriority w:val="9"/>
    <w:semiHidden/>
    <w:unhideWhenUsed/>
    <w:qFormat/>
    <w:rsid w:val="00D3459C"/>
    <w:pPr>
      <w:keepNext/>
      <w:keepLines/>
      <w:spacing w:before="160" w:after="40"/>
      <w:outlineLvl w:val="3"/>
    </w:pPr>
    <w:rPr>
      <w:rFonts w:eastAsiaTheme="majorEastAsia" w:cstheme="majorBidi"/>
      <w:color w:val="0F4761" w:themeColor="accent1" w:themeShade="BF"/>
      <w:sz w:val="28"/>
      <w:szCs w:val="35"/>
    </w:rPr>
  </w:style>
  <w:style w:type="paragraph" w:styleId="5">
    <w:name w:val="heading 5"/>
    <w:basedOn w:val="a"/>
    <w:next w:val="a"/>
    <w:link w:val="50"/>
    <w:uiPriority w:val="9"/>
    <w:semiHidden/>
    <w:unhideWhenUsed/>
    <w:qFormat/>
    <w:rsid w:val="00D3459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459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3459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459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3459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3459C"/>
    <w:rPr>
      <w:rFonts w:asciiTheme="majorHAnsi" w:eastAsiaTheme="majorEastAsia" w:hAnsiTheme="majorHAnsi" w:cstheme="majorBidi"/>
      <w:color w:val="0F4761" w:themeColor="accent1" w:themeShade="BF"/>
      <w:sz w:val="48"/>
      <w:szCs w:val="61"/>
    </w:rPr>
  </w:style>
  <w:style w:type="character" w:customStyle="1" w:styleId="20">
    <w:name w:val="標題 2 字元"/>
    <w:basedOn w:val="a0"/>
    <w:link w:val="2"/>
    <w:uiPriority w:val="9"/>
    <w:semiHidden/>
    <w:rsid w:val="00D3459C"/>
    <w:rPr>
      <w:rFonts w:asciiTheme="majorHAnsi" w:eastAsiaTheme="majorEastAsia" w:hAnsiTheme="majorHAnsi" w:cstheme="majorBidi"/>
      <w:color w:val="0F4761" w:themeColor="accent1" w:themeShade="BF"/>
      <w:sz w:val="40"/>
      <w:szCs w:val="50"/>
    </w:rPr>
  </w:style>
  <w:style w:type="character" w:customStyle="1" w:styleId="30">
    <w:name w:val="標題 3 字元"/>
    <w:basedOn w:val="a0"/>
    <w:link w:val="3"/>
    <w:uiPriority w:val="9"/>
    <w:semiHidden/>
    <w:rsid w:val="00D3459C"/>
    <w:rPr>
      <w:rFonts w:eastAsiaTheme="majorEastAsia" w:cstheme="majorBidi"/>
      <w:color w:val="0F4761" w:themeColor="accent1" w:themeShade="BF"/>
      <w:sz w:val="32"/>
      <w:szCs w:val="40"/>
    </w:rPr>
  </w:style>
  <w:style w:type="character" w:customStyle="1" w:styleId="40">
    <w:name w:val="標題 4 字元"/>
    <w:basedOn w:val="a0"/>
    <w:link w:val="4"/>
    <w:uiPriority w:val="9"/>
    <w:semiHidden/>
    <w:rsid w:val="00D3459C"/>
    <w:rPr>
      <w:rFonts w:eastAsiaTheme="majorEastAsia" w:cstheme="majorBidi"/>
      <w:color w:val="0F4761" w:themeColor="accent1" w:themeShade="BF"/>
      <w:sz w:val="28"/>
      <w:szCs w:val="35"/>
    </w:rPr>
  </w:style>
  <w:style w:type="character" w:customStyle="1" w:styleId="50">
    <w:name w:val="標題 5 字元"/>
    <w:basedOn w:val="a0"/>
    <w:link w:val="5"/>
    <w:uiPriority w:val="9"/>
    <w:semiHidden/>
    <w:rsid w:val="00D3459C"/>
    <w:rPr>
      <w:rFonts w:eastAsiaTheme="majorEastAsia" w:cstheme="majorBidi"/>
      <w:color w:val="0F4761" w:themeColor="accent1" w:themeShade="BF"/>
    </w:rPr>
  </w:style>
  <w:style w:type="character" w:customStyle="1" w:styleId="60">
    <w:name w:val="標題 6 字元"/>
    <w:basedOn w:val="a0"/>
    <w:link w:val="6"/>
    <w:uiPriority w:val="9"/>
    <w:semiHidden/>
    <w:rsid w:val="00D3459C"/>
    <w:rPr>
      <w:rFonts w:eastAsiaTheme="majorEastAsia" w:cstheme="majorBidi"/>
      <w:color w:val="595959" w:themeColor="text1" w:themeTint="A6"/>
    </w:rPr>
  </w:style>
  <w:style w:type="character" w:customStyle="1" w:styleId="70">
    <w:name w:val="標題 7 字元"/>
    <w:basedOn w:val="a0"/>
    <w:link w:val="7"/>
    <w:uiPriority w:val="9"/>
    <w:semiHidden/>
    <w:rsid w:val="00D3459C"/>
    <w:rPr>
      <w:rFonts w:eastAsiaTheme="majorEastAsia" w:cstheme="majorBidi"/>
      <w:color w:val="595959" w:themeColor="text1" w:themeTint="A6"/>
    </w:rPr>
  </w:style>
  <w:style w:type="character" w:customStyle="1" w:styleId="80">
    <w:name w:val="標題 8 字元"/>
    <w:basedOn w:val="a0"/>
    <w:link w:val="8"/>
    <w:uiPriority w:val="9"/>
    <w:semiHidden/>
    <w:rsid w:val="00D3459C"/>
    <w:rPr>
      <w:rFonts w:eastAsiaTheme="majorEastAsia" w:cstheme="majorBidi"/>
      <w:color w:val="272727" w:themeColor="text1" w:themeTint="D8"/>
    </w:rPr>
  </w:style>
  <w:style w:type="character" w:customStyle="1" w:styleId="90">
    <w:name w:val="標題 9 字元"/>
    <w:basedOn w:val="a0"/>
    <w:link w:val="9"/>
    <w:uiPriority w:val="9"/>
    <w:semiHidden/>
    <w:rsid w:val="00D3459C"/>
    <w:rPr>
      <w:rFonts w:eastAsiaTheme="majorEastAsia" w:cstheme="majorBidi"/>
      <w:color w:val="272727" w:themeColor="text1" w:themeTint="D8"/>
    </w:rPr>
  </w:style>
  <w:style w:type="paragraph" w:styleId="a3">
    <w:name w:val="Title"/>
    <w:basedOn w:val="a"/>
    <w:next w:val="a"/>
    <w:link w:val="a4"/>
    <w:uiPriority w:val="10"/>
    <w:qFormat/>
    <w:rsid w:val="00D3459C"/>
    <w:pPr>
      <w:spacing w:after="80" w:line="240" w:lineRule="auto"/>
      <w:contextualSpacing/>
      <w:jc w:val="center"/>
    </w:pPr>
    <w:rPr>
      <w:rFonts w:asciiTheme="majorHAnsi" w:eastAsiaTheme="majorEastAsia" w:hAnsiTheme="majorHAnsi" w:cstheme="majorBidi"/>
      <w:spacing w:val="-10"/>
      <w:kern w:val="28"/>
      <w:sz w:val="56"/>
      <w:szCs w:val="71"/>
    </w:rPr>
  </w:style>
  <w:style w:type="character" w:customStyle="1" w:styleId="a4">
    <w:name w:val="標題 字元"/>
    <w:basedOn w:val="a0"/>
    <w:link w:val="a3"/>
    <w:uiPriority w:val="10"/>
    <w:rsid w:val="00D3459C"/>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D3459C"/>
    <w:pPr>
      <w:numPr>
        <w:ilvl w:val="1"/>
      </w:numPr>
      <w:jc w:val="center"/>
    </w:pPr>
    <w:rPr>
      <w:rFonts w:asciiTheme="majorHAnsi" w:eastAsiaTheme="majorEastAsia" w:hAnsiTheme="majorHAnsi" w:cstheme="majorBidi"/>
      <w:color w:val="595959" w:themeColor="text1" w:themeTint="A6"/>
      <w:spacing w:val="15"/>
      <w:sz w:val="28"/>
      <w:szCs w:val="35"/>
    </w:rPr>
  </w:style>
  <w:style w:type="character" w:customStyle="1" w:styleId="a6">
    <w:name w:val="副標題 字元"/>
    <w:basedOn w:val="a0"/>
    <w:link w:val="a5"/>
    <w:uiPriority w:val="11"/>
    <w:rsid w:val="00D3459C"/>
    <w:rPr>
      <w:rFonts w:asciiTheme="majorHAnsi" w:eastAsiaTheme="majorEastAsia" w:hAnsiTheme="majorHAnsi" w:cstheme="majorBidi"/>
      <w:color w:val="595959" w:themeColor="text1" w:themeTint="A6"/>
      <w:spacing w:val="15"/>
      <w:sz w:val="28"/>
      <w:szCs w:val="35"/>
    </w:rPr>
  </w:style>
  <w:style w:type="paragraph" w:styleId="a7">
    <w:name w:val="Quote"/>
    <w:basedOn w:val="a"/>
    <w:next w:val="a"/>
    <w:link w:val="a8"/>
    <w:uiPriority w:val="29"/>
    <w:qFormat/>
    <w:rsid w:val="00D3459C"/>
    <w:pPr>
      <w:spacing w:before="160"/>
      <w:jc w:val="center"/>
    </w:pPr>
    <w:rPr>
      <w:i/>
      <w:iCs/>
      <w:color w:val="404040" w:themeColor="text1" w:themeTint="BF"/>
    </w:rPr>
  </w:style>
  <w:style w:type="character" w:customStyle="1" w:styleId="a8">
    <w:name w:val="引文 字元"/>
    <w:basedOn w:val="a0"/>
    <w:link w:val="a7"/>
    <w:uiPriority w:val="29"/>
    <w:rsid w:val="00D3459C"/>
    <w:rPr>
      <w:i/>
      <w:iCs/>
      <w:color w:val="404040" w:themeColor="text1" w:themeTint="BF"/>
    </w:rPr>
  </w:style>
  <w:style w:type="paragraph" w:styleId="a9">
    <w:name w:val="List Paragraph"/>
    <w:basedOn w:val="a"/>
    <w:uiPriority w:val="34"/>
    <w:qFormat/>
    <w:rsid w:val="00D3459C"/>
    <w:pPr>
      <w:ind w:left="720"/>
      <w:contextualSpacing/>
    </w:pPr>
  </w:style>
  <w:style w:type="character" w:styleId="aa">
    <w:name w:val="Intense Emphasis"/>
    <w:basedOn w:val="a0"/>
    <w:uiPriority w:val="21"/>
    <w:qFormat/>
    <w:rsid w:val="00D3459C"/>
    <w:rPr>
      <w:i/>
      <w:iCs/>
      <w:color w:val="0F4761" w:themeColor="accent1" w:themeShade="BF"/>
    </w:rPr>
  </w:style>
  <w:style w:type="paragraph" w:styleId="ab">
    <w:name w:val="Intense Quote"/>
    <w:basedOn w:val="a"/>
    <w:next w:val="a"/>
    <w:link w:val="ac"/>
    <w:uiPriority w:val="30"/>
    <w:qFormat/>
    <w:rsid w:val="00D34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3459C"/>
    <w:rPr>
      <w:i/>
      <w:iCs/>
      <w:color w:val="0F4761" w:themeColor="accent1" w:themeShade="BF"/>
    </w:rPr>
  </w:style>
  <w:style w:type="character" w:styleId="ad">
    <w:name w:val="Intense Reference"/>
    <w:basedOn w:val="a0"/>
    <w:uiPriority w:val="32"/>
    <w:qFormat/>
    <w:rsid w:val="00D3459C"/>
    <w:rPr>
      <w:b/>
      <w:bCs/>
      <w:smallCaps/>
      <w:color w:val="0F4761" w:themeColor="accent1" w:themeShade="BF"/>
      <w:spacing w:val="5"/>
    </w:rPr>
  </w:style>
  <w:style w:type="paragraph" w:styleId="Web">
    <w:name w:val="Normal (Web)"/>
    <w:basedOn w:val="a"/>
    <w:uiPriority w:val="99"/>
    <w:semiHidden/>
    <w:unhideWhenUsed/>
    <w:rsid w:val="00DC0FE0"/>
    <w:rPr>
      <w:rFonts w:ascii="Times New Roman" w:hAnsi="Times New Roman" w:cs="Angsana New"/>
    </w:rPr>
  </w:style>
  <w:style w:type="paragraph" w:styleId="ae">
    <w:name w:val="header"/>
    <w:basedOn w:val="a"/>
    <w:link w:val="af"/>
    <w:uiPriority w:val="99"/>
    <w:unhideWhenUsed/>
    <w:rsid w:val="0031484B"/>
    <w:pPr>
      <w:tabs>
        <w:tab w:val="center" w:pos="4153"/>
        <w:tab w:val="right" w:pos="8306"/>
      </w:tabs>
      <w:snapToGrid w:val="0"/>
    </w:pPr>
    <w:rPr>
      <w:sz w:val="20"/>
      <w:szCs w:val="25"/>
    </w:rPr>
  </w:style>
  <w:style w:type="character" w:customStyle="1" w:styleId="af">
    <w:name w:val="頁首 字元"/>
    <w:basedOn w:val="a0"/>
    <w:link w:val="ae"/>
    <w:uiPriority w:val="99"/>
    <w:rsid w:val="0031484B"/>
    <w:rPr>
      <w:sz w:val="20"/>
      <w:szCs w:val="25"/>
    </w:rPr>
  </w:style>
  <w:style w:type="paragraph" w:styleId="af0">
    <w:name w:val="footer"/>
    <w:basedOn w:val="a"/>
    <w:link w:val="af1"/>
    <w:uiPriority w:val="99"/>
    <w:unhideWhenUsed/>
    <w:rsid w:val="0031484B"/>
    <w:pPr>
      <w:tabs>
        <w:tab w:val="center" w:pos="4153"/>
        <w:tab w:val="right" w:pos="8306"/>
      </w:tabs>
      <w:snapToGrid w:val="0"/>
    </w:pPr>
    <w:rPr>
      <w:sz w:val="20"/>
      <w:szCs w:val="25"/>
    </w:rPr>
  </w:style>
  <w:style w:type="character" w:customStyle="1" w:styleId="af1">
    <w:name w:val="頁尾 字元"/>
    <w:basedOn w:val="a0"/>
    <w:link w:val="af0"/>
    <w:uiPriority w:val="99"/>
    <w:rsid w:val="0031484B"/>
    <w:rPr>
      <w:sz w:val="20"/>
      <w:szCs w:val="25"/>
    </w:rPr>
  </w:style>
  <w:style w:type="character" w:styleId="af2">
    <w:name w:val="Hyperlink"/>
    <w:basedOn w:val="a0"/>
    <w:uiPriority w:val="99"/>
    <w:unhideWhenUsed/>
    <w:rsid w:val="00EC43D9"/>
    <w:rPr>
      <w:color w:val="467886" w:themeColor="hyperlink"/>
      <w:u w:val="single"/>
    </w:rPr>
  </w:style>
  <w:style w:type="character" w:styleId="af3">
    <w:name w:val="Unresolved Mention"/>
    <w:basedOn w:val="a0"/>
    <w:uiPriority w:val="99"/>
    <w:semiHidden/>
    <w:unhideWhenUsed/>
    <w:rsid w:val="00EC43D9"/>
    <w:rPr>
      <w:color w:val="605E5C"/>
      <w:shd w:val="clear" w:color="auto" w:fill="E1DFDD"/>
    </w:rPr>
  </w:style>
  <w:style w:type="paragraph" w:styleId="af4">
    <w:name w:val="Revision"/>
    <w:hidden/>
    <w:uiPriority w:val="99"/>
    <w:semiHidden/>
    <w:rsid w:val="00BF52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jlin@ntu.edu.tw" TargetMode="External"/><Relationship Id="rId3" Type="http://schemas.openxmlformats.org/officeDocument/2006/relationships/webSettings" Target="webSettings.xml"/><Relationship Id="rId7" Type="http://schemas.openxmlformats.org/officeDocument/2006/relationships/hyperlink" Target="mailto:r13227136@ntu.edu.tw"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caseylin@gmail.com" TargetMode="Externa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yueh@ntu.edu.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Lin</dc:creator>
  <cp:keywords/>
  <dc:description/>
  <cp:lastModifiedBy>張閎鈞</cp:lastModifiedBy>
  <cp:revision>2</cp:revision>
  <dcterms:created xsi:type="dcterms:W3CDTF">2026-01-05T05:44:00Z</dcterms:created>
  <dcterms:modified xsi:type="dcterms:W3CDTF">2026-01-05T05:44:00Z</dcterms:modified>
</cp:coreProperties>
</file>